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96CFE" w14:textId="77777777" w:rsidR="00F464BC" w:rsidRDefault="00000000">
      <w:pPr>
        <w:widowControl/>
        <w:spacing w:line="240" w:lineRule="auto"/>
        <w:ind w:firstLineChars="0" w:firstLine="0"/>
        <w:jc w:val="left"/>
        <w:rPr>
          <w:rFonts w:ascii="楷体_GB2312" w:eastAsia="楷体_GB2312"/>
          <w:sz w:val="36"/>
          <w:szCs w:val="32"/>
        </w:rPr>
      </w:pPr>
      <w:r>
        <w:rPr>
          <w:rFonts w:ascii="楷体_GB2312" w:eastAsia="楷体_GB2312"/>
          <w:sz w:val="36"/>
          <w:szCs w:val="32"/>
        </w:rPr>
        <w:fldChar w:fldCharType="begin"/>
      </w:r>
      <w:r>
        <w:rPr>
          <w:rFonts w:ascii="楷体_GB2312" w:eastAsia="楷体_GB2312"/>
          <w:sz w:val="36"/>
          <w:szCs w:val="32"/>
        </w:rPr>
        <w:instrText xml:space="preserve"> MACROBUTTON MTEditEquationSection2 </w:instrText>
      </w:r>
      <w:r>
        <w:rPr>
          <w:rStyle w:val="MTEquationSection"/>
        </w:rPr>
        <w:instrText>公式章 1 节 1</w:instrText>
      </w:r>
      <w:r>
        <w:rPr>
          <w:rFonts w:ascii="楷体_GB2312" w:eastAsia="楷体_GB2312"/>
          <w:sz w:val="36"/>
          <w:szCs w:val="32"/>
        </w:rPr>
        <w:fldChar w:fldCharType="begin"/>
      </w:r>
      <w:r>
        <w:rPr>
          <w:rFonts w:ascii="楷体_GB2312" w:eastAsia="楷体_GB2312"/>
          <w:sz w:val="36"/>
          <w:szCs w:val="32"/>
        </w:rPr>
        <w:instrText xml:space="preserve"> </w:instrText>
      </w:r>
      <w:r>
        <w:rPr>
          <w:rFonts w:ascii="楷体_GB2312" w:eastAsia="楷体_GB2312" w:hint="eastAsia"/>
          <w:sz w:val="36"/>
          <w:szCs w:val="32"/>
        </w:rPr>
        <w:instrText>SEQ MTEqn \r \h \* MERGEFORMAT</w:instrText>
      </w:r>
      <w:r>
        <w:rPr>
          <w:rFonts w:ascii="楷体_GB2312" w:eastAsia="楷体_GB2312"/>
          <w:sz w:val="36"/>
          <w:szCs w:val="32"/>
        </w:rPr>
        <w:instrText xml:space="preserve"> </w:instrText>
      </w:r>
      <w:r>
        <w:rPr>
          <w:rFonts w:ascii="楷体_GB2312" w:eastAsia="楷体_GB2312"/>
          <w:sz w:val="36"/>
          <w:szCs w:val="32"/>
        </w:rPr>
        <w:fldChar w:fldCharType="end"/>
      </w:r>
      <w:r>
        <w:rPr>
          <w:rFonts w:ascii="楷体_GB2312" w:eastAsia="楷体_GB2312"/>
          <w:sz w:val="36"/>
          <w:szCs w:val="32"/>
        </w:rPr>
        <w:fldChar w:fldCharType="begin"/>
      </w:r>
      <w:r>
        <w:rPr>
          <w:rFonts w:ascii="楷体_GB2312" w:eastAsia="楷体_GB2312"/>
          <w:sz w:val="36"/>
          <w:szCs w:val="32"/>
        </w:rPr>
        <w:instrText xml:space="preserve"> SEQ MTSec \r 1 \h \* MERGEFORMAT </w:instrText>
      </w:r>
      <w:r>
        <w:rPr>
          <w:rFonts w:ascii="楷体_GB2312" w:eastAsia="楷体_GB2312"/>
          <w:sz w:val="36"/>
          <w:szCs w:val="32"/>
        </w:rPr>
        <w:fldChar w:fldCharType="end"/>
      </w:r>
      <w:r>
        <w:rPr>
          <w:rFonts w:ascii="楷体_GB2312" w:eastAsia="楷体_GB2312"/>
          <w:sz w:val="36"/>
          <w:szCs w:val="32"/>
        </w:rPr>
        <w:fldChar w:fldCharType="begin"/>
      </w:r>
      <w:r>
        <w:rPr>
          <w:rFonts w:ascii="楷体_GB2312" w:eastAsia="楷体_GB2312"/>
          <w:sz w:val="36"/>
          <w:szCs w:val="32"/>
        </w:rPr>
        <w:instrText xml:space="preserve"> SEQ MTChap \r 1 \h \* MERGEFORMAT </w:instrText>
      </w:r>
      <w:r>
        <w:rPr>
          <w:rFonts w:ascii="楷体_GB2312" w:eastAsia="楷体_GB2312"/>
          <w:sz w:val="36"/>
          <w:szCs w:val="32"/>
        </w:rPr>
        <w:fldChar w:fldCharType="end"/>
      </w:r>
      <w:r>
        <w:rPr>
          <w:rFonts w:ascii="楷体_GB2312" w:eastAsia="楷体_GB2312"/>
          <w:sz w:val="36"/>
          <w:szCs w:val="32"/>
        </w:rPr>
        <w:fldChar w:fldCharType="end"/>
      </w:r>
    </w:p>
    <w:p w14:paraId="1290F930" w14:textId="77777777" w:rsidR="00F464BC" w:rsidRDefault="00F464BC">
      <w:pPr>
        <w:widowControl/>
        <w:spacing w:line="240" w:lineRule="auto"/>
        <w:ind w:firstLineChars="0" w:firstLine="0"/>
        <w:jc w:val="left"/>
        <w:rPr>
          <w:rFonts w:ascii="楷体_GB2312" w:eastAsia="楷体_GB2312"/>
          <w:sz w:val="36"/>
          <w:szCs w:val="32"/>
        </w:rPr>
      </w:pPr>
    </w:p>
    <w:p w14:paraId="4A1ABE76" w14:textId="77777777" w:rsidR="00F464BC" w:rsidRDefault="00F464BC">
      <w:pPr>
        <w:widowControl/>
        <w:spacing w:line="240" w:lineRule="auto"/>
        <w:ind w:firstLineChars="0" w:firstLine="0"/>
        <w:jc w:val="left"/>
        <w:rPr>
          <w:rFonts w:ascii="楷体_GB2312" w:eastAsia="楷体_GB2312"/>
          <w:sz w:val="36"/>
          <w:szCs w:val="32"/>
        </w:rPr>
      </w:pPr>
    </w:p>
    <w:p w14:paraId="2CF0E4B6" w14:textId="77777777" w:rsidR="00F464BC" w:rsidRDefault="00F464BC">
      <w:pPr>
        <w:widowControl/>
        <w:spacing w:line="240" w:lineRule="auto"/>
        <w:ind w:firstLineChars="0" w:firstLine="0"/>
        <w:jc w:val="left"/>
        <w:rPr>
          <w:rFonts w:ascii="楷体_GB2312" w:eastAsia="楷体_GB2312"/>
          <w:sz w:val="36"/>
          <w:szCs w:val="32"/>
        </w:rPr>
      </w:pPr>
    </w:p>
    <w:p w14:paraId="39C8AEB9" w14:textId="77777777" w:rsidR="00F464BC" w:rsidRPr="00446DBC" w:rsidRDefault="00000000">
      <w:pPr>
        <w:widowControl/>
        <w:spacing w:line="240" w:lineRule="auto"/>
        <w:ind w:firstLineChars="0" w:firstLine="0"/>
        <w:jc w:val="center"/>
        <w:rPr>
          <w:rFonts w:ascii="黑体" w:eastAsia="黑体" w:hAnsi="黑体" w:hint="eastAsia"/>
          <w:sz w:val="36"/>
          <w:szCs w:val="36"/>
        </w:rPr>
      </w:pPr>
      <w:r>
        <w:rPr>
          <w:rFonts w:ascii="黑体" w:eastAsia="黑体" w:hAnsi="黑体"/>
          <w:sz w:val="36"/>
          <w:szCs w:val="36"/>
        </w:rPr>
        <w:t>智</w:t>
      </w:r>
      <w:r>
        <w:rPr>
          <w:rStyle w:val="ae"/>
          <w:rFonts w:ascii="黑体" w:hAnsi="黑体"/>
          <w:sz w:val="36"/>
          <w:szCs w:val="36"/>
        </w:rPr>
        <w:t>析万卷：</w:t>
      </w:r>
      <w:r w:rsidRPr="00446DBC">
        <w:rPr>
          <w:rStyle w:val="ae"/>
          <w:rFonts w:ascii="黑体" w:hAnsi="黑体"/>
          <w:sz w:val="36"/>
          <w:szCs w:val="36"/>
        </w:rPr>
        <w:t>面向ESG报告的自适应布局分析与要素提</w:t>
      </w:r>
      <w:r w:rsidRPr="00446DBC">
        <w:rPr>
          <w:rFonts w:ascii="黑体" w:eastAsia="黑体" w:hAnsi="黑体"/>
          <w:b/>
          <w:bCs/>
          <w:sz w:val="36"/>
          <w:szCs w:val="36"/>
        </w:rPr>
        <w:t>取</w:t>
      </w:r>
    </w:p>
    <w:p w14:paraId="7F9EF68C" w14:textId="77777777" w:rsidR="00F464BC" w:rsidRDefault="00F464BC">
      <w:pPr>
        <w:widowControl/>
        <w:spacing w:line="240" w:lineRule="auto"/>
        <w:ind w:firstLineChars="0" w:firstLine="0"/>
        <w:jc w:val="left"/>
        <w:rPr>
          <w:rFonts w:ascii="楷体_GB2312" w:eastAsia="楷体_GB2312"/>
          <w:sz w:val="36"/>
          <w:szCs w:val="32"/>
        </w:rPr>
      </w:pPr>
    </w:p>
    <w:p w14:paraId="3E7A8441" w14:textId="77777777" w:rsidR="00F464BC" w:rsidRDefault="00F464BC">
      <w:pPr>
        <w:widowControl/>
        <w:spacing w:line="240" w:lineRule="auto"/>
        <w:ind w:firstLineChars="0" w:firstLine="0"/>
        <w:jc w:val="center"/>
        <w:rPr>
          <w:rFonts w:ascii="楷体_GB2312" w:eastAsia="楷体_GB2312"/>
          <w:sz w:val="36"/>
          <w:szCs w:val="32"/>
        </w:rPr>
      </w:pPr>
    </w:p>
    <w:p w14:paraId="19B7DC57" w14:textId="77777777" w:rsidR="00F464BC" w:rsidRDefault="00000000">
      <w:pPr>
        <w:widowControl/>
        <w:spacing w:line="240" w:lineRule="auto"/>
        <w:ind w:firstLineChars="0" w:firstLine="0"/>
        <w:jc w:val="center"/>
        <w:rPr>
          <w:rFonts w:ascii="楷体_GB2312" w:eastAsia="楷体_GB2312"/>
          <w:sz w:val="36"/>
          <w:szCs w:val="32"/>
        </w:rPr>
      </w:pPr>
      <w:r>
        <w:rPr>
          <w:rFonts w:ascii="楷体_GB2312" w:eastAsia="楷体_GB2312" w:hint="eastAsia"/>
          <w:sz w:val="36"/>
          <w:szCs w:val="32"/>
          <w:highlight w:val="yellow"/>
        </w:rPr>
        <w:t>报告封面</w:t>
      </w:r>
    </w:p>
    <w:p w14:paraId="59D4AA11" w14:textId="77777777" w:rsidR="00F464BC" w:rsidRDefault="00000000">
      <w:pPr>
        <w:widowControl/>
        <w:spacing w:line="240" w:lineRule="auto"/>
        <w:ind w:firstLineChars="0" w:firstLine="0"/>
        <w:jc w:val="left"/>
        <w:rPr>
          <w:rFonts w:ascii="楷体_GB2312" w:eastAsia="楷体_GB2312"/>
          <w:sz w:val="36"/>
          <w:szCs w:val="32"/>
        </w:rPr>
      </w:pPr>
      <w:r>
        <w:rPr>
          <w:rFonts w:ascii="楷体_GB2312" w:eastAsia="楷体_GB2312" w:hint="eastAsia"/>
          <w:sz w:val="36"/>
          <w:szCs w:val="32"/>
        </w:rPr>
        <w:t>本方案</w:t>
      </w:r>
    </w:p>
    <w:p w14:paraId="16F54B19" w14:textId="77777777" w:rsidR="00F464BC" w:rsidRDefault="00000000">
      <w:pPr>
        <w:widowControl/>
        <w:spacing w:line="240" w:lineRule="auto"/>
        <w:ind w:firstLineChars="0" w:firstLine="0"/>
        <w:jc w:val="left"/>
        <w:rPr>
          <w:rFonts w:ascii="楷体_GB2312" w:eastAsia="楷体_GB2312"/>
          <w:sz w:val="36"/>
          <w:szCs w:val="32"/>
        </w:rPr>
      </w:pPr>
      <w:r>
        <w:rPr>
          <w:rFonts w:ascii="楷体_GB2312" w:eastAsia="楷体_GB2312" w:hint="eastAsia"/>
          <w:sz w:val="36"/>
          <w:szCs w:val="32"/>
        </w:rPr>
        <w:t>06.30 1800</w:t>
      </w:r>
    </w:p>
    <w:p w14:paraId="45258500" w14:textId="77777777" w:rsidR="00F464BC" w:rsidRDefault="00000000">
      <w:pPr>
        <w:widowControl/>
        <w:spacing w:line="240" w:lineRule="auto"/>
        <w:ind w:firstLineChars="0" w:firstLine="0"/>
        <w:jc w:val="left"/>
        <w:rPr>
          <w:rFonts w:ascii="楷体_GB2312" w:eastAsia="楷体_GB2312"/>
          <w:sz w:val="36"/>
          <w:szCs w:val="32"/>
        </w:rPr>
      </w:pPr>
      <w:r>
        <w:rPr>
          <w:rFonts w:ascii="楷体_GB2312" w:eastAsia="楷体_GB2312" w:hint="eastAsia"/>
          <w:sz w:val="36"/>
          <w:szCs w:val="32"/>
        </w:rPr>
        <w:t>06.27 1900</w:t>
      </w:r>
    </w:p>
    <w:p w14:paraId="175C1D9A" w14:textId="77777777" w:rsidR="00F464BC" w:rsidRDefault="00F464BC">
      <w:pPr>
        <w:widowControl/>
        <w:spacing w:line="240" w:lineRule="auto"/>
        <w:ind w:firstLineChars="0" w:firstLine="0"/>
        <w:jc w:val="left"/>
        <w:rPr>
          <w:rFonts w:ascii="楷体_GB2312" w:eastAsia="楷体_GB2312"/>
          <w:sz w:val="36"/>
          <w:szCs w:val="32"/>
        </w:rPr>
      </w:pPr>
    </w:p>
    <w:p w14:paraId="4658C341" w14:textId="77777777" w:rsidR="00F464BC" w:rsidRDefault="00F464BC">
      <w:pPr>
        <w:widowControl/>
        <w:spacing w:line="240" w:lineRule="auto"/>
        <w:ind w:firstLineChars="0" w:firstLine="0"/>
        <w:jc w:val="left"/>
        <w:rPr>
          <w:rFonts w:ascii="楷体_GB2312" w:eastAsia="楷体_GB2312"/>
          <w:sz w:val="36"/>
          <w:szCs w:val="32"/>
        </w:rPr>
      </w:pPr>
    </w:p>
    <w:p w14:paraId="0DC9C54A" w14:textId="77777777" w:rsidR="00F464BC" w:rsidRDefault="00F464BC">
      <w:pPr>
        <w:widowControl/>
        <w:spacing w:line="240" w:lineRule="auto"/>
        <w:ind w:firstLineChars="0" w:firstLine="0"/>
        <w:jc w:val="left"/>
        <w:rPr>
          <w:rFonts w:ascii="楷体_GB2312" w:eastAsia="楷体_GB2312"/>
          <w:sz w:val="36"/>
          <w:szCs w:val="32"/>
        </w:rPr>
      </w:pPr>
    </w:p>
    <w:p w14:paraId="40E7FAF6" w14:textId="77777777" w:rsidR="00F464BC" w:rsidRDefault="00F464BC">
      <w:pPr>
        <w:widowControl/>
        <w:spacing w:line="240" w:lineRule="auto"/>
        <w:ind w:firstLineChars="0" w:firstLine="0"/>
        <w:jc w:val="left"/>
        <w:rPr>
          <w:rFonts w:ascii="楷体_GB2312" w:eastAsia="楷体_GB2312"/>
          <w:sz w:val="36"/>
          <w:szCs w:val="32"/>
        </w:rPr>
      </w:pPr>
    </w:p>
    <w:p w14:paraId="1F6D8C1F" w14:textId="77777777" w:rsidR="00F464BC" w:rsidRDefault="00F464BC">
      <w:pPr>
        <w:widowControl/>
        <w:spacing w:line="240" w:lineRule="auto"/>
        <w:ind w:firstLineChars="0" w:firstLine="0"/>
        <w:jc w:val="left"/>
        <w:rPr>
          <w:rFonts w:ascii="楷体_GB2312" w:eastAsia="楷体_GB2312"/>
          <w:sz w:val="36"/>
          <w:szCs w:val="32"/>
        </w:rPr>
      </w:pPr>
    </w:p>
    <w:p w14:paraId="259823BC" w14:textId="77777777" w:rsidR="00F464BC" w:rsidRDefault="00F464BC">
      <w:pPr>
        <w:widowControl/>
        <w:spacing w:line="240" w:lineRule="auto"/>
        <w:ind w:firstLineChars="0" w:firstLine="0"/>
        <w:jc w:val="left"/>
        <w:rPr>
          <w:rFonts w:ascii="楷体_GB2312" w:eastAsia="楷体_GB2312"/>
          <w:sz w:val="36"/>
          <w:szCs w:val="32"/>
        </w:rPr>
      </w:pPr>
    </w:p>
    <w:p w14:paraId="01DA4865" w14:textId="77777777" w:rsidR="00F464BC" w:rsidRDefault="00F464BC">
      <w:pPr>
        <w:widowControl/>
        <w:spacing w:line="240" w:lineRule="auto"/>
        <w:ind w:firstLineChars="0" w:firstLine="0"/>
        <w:jc w:val="left"/>
        <w:rPr>
          <w:rFonts w:ascii="楷体_GB2312" w:eastAsia="楷体_GB2312"/>
          <w:sz w:val="36"/>
          <w:szCs w:val="32"/>
        </w:rPr>
      </w:pPr>
    </w:p>
    <w:p w14:paraId="064C3AF6" w14:textId="77777777" w:rsidR="00F464BC" w:rsidRDefault="00000000">
      <w:pPr>
        <w:widowControl/>
        <w:spacing w:line="240" w:lineRule="auto"/>
        <w:ind w:firstLineChars="0" w:firstLine="0"/>
        <w:jc w:val="left"/>
        <w:rPr>
          <w:rFonts w:ascii="楷体_GB2312" w:eastAsia="楷体_GB2312"/>
          <w:sz w:val="36"/>
          <w:szCs w:val="32"/>
        </w:rPr>
      </w:pPr>
      <w:r>
        <w:rPr>
          <w:rFonts w:ascii="楷体_GB2312" w:eastAsia="楷体_GB2312"/>
          <w:sz w:val="36"/>
          <w:szCs w:val="32"/>
        </w:rPr>
        <w:br w:type="page"/>
      </w:r>
    </w:p>
    <w:p w14:paraId="6CE0A1A4" w14:textId="77777777" w:rsidR="00F464BC" w:rsidRDefault="00000000">
      <w:pPr>
        <w:pStyle w:val="ad"/>
      </w:pPr>
      <w:r>
        <w:rPr>
          <w:rFonts w:hint="eastAsia"/>
        </w:rPr>
        <w:lastRenderedPageBreak/>
        <w:t>摘</w:t>
      </w:r>
      <w:r>
        <w:rPr>
          <w:rFonts w:hint="eastAsia"/>
        </w:rPr>
        <w:t xml:space="preserve">  </w:t>
      </w:r>
      <w:r>
        <w:rPr>
          <w:rFonts w:hint="eastAsia"/>
        </w:rPr>
        <w:t>要</w:t>
      </w:r>
    </w:p>
    <w:p w14:paraId="585FC302" w14:textId="4096D591" w:rsidR="000179DA" w:rsidRDefault="000179DA" w:rsidP="00932353">
      <w:pPr>
        <w:ind w:firstLine="420"/>
      </w:pPr>
      <w:r>
        <w:rPr>
          <w:rFonts w:hint="eastAsia"/>
        </w:rPr>
        <w:t>随着</w:t>
      </w:r>
      <w:r>
        <w:rPr>
          <w:rFonts w:hint="eastAsia"/>
        </w:rPr>
        <w:t>ESG</w:t>
      </w:r>
      <w:r>
        <w:rPr>
          <w:rFonts w:hint="eastAsia"/>
        </w:rPr>
        <w:t>信息披露制度不断完善，企业发布的</w:t>
      </w:r>
      <w:r>
        <w:rPr>
          <w:rFonts w:hint="eastAsia"/>
        </w:rPr>
        <w:t>ESG</w:t>
      </w:r>
      <w:r>
        <w:rPr>
          <w:rFonts w:hint="eastAsia"/>
        </w:rPr>
        <w:t>报告数量持续增长，但报告普遍存在版式复杂、结构差异大、文本与表格混排、指标表达不统一等特点，导致传统人工整理效率低、自动化解析方法适应性不足，难以满足大规模</w:t>
      </w:r>
      <w:r>
        <w:rPr>
          <w:rFonts w:hint="eastAsia"/>
        </w:rPr>
        <w:t>ESG</w:t>
      </w:r>
      <w:r>
        <w:rPr>
          <w:rFonts w:hint="eastAsia"/>
        </w:rPr>
        <w:t>数据获取与管理需求。针对上述问题，本</w:t>
      </w:r>
      <w:r w:rsidR="009958C0">
        <w:rPr>
          <w:rFonts w:hint="eastAsia"/>
        </w:rPr>
        <w:t>方案</w:t>
      </w:r>
      <w:r>
        <w:rPr>
          <w:rFonts w:hint="eastAsia"/>
        </w:rPr>
        <w:t>设计并实现了一</w:t>
      </w:r>
      <w:r w:rsidR="009958C0">
        <w:rPr>
          <w:rFonts w:hint="eastAsia"/>
        </w:rPr>
        <w:t>个</w:t>
      </w:r>
      <w:r>
        <w:rPr>
          <w:rFonts w:hint="eastAsia"/>
        </w:rPr>
        <w:t>面向</w:t>
      </w:r>
      <w:r>
        <w:rPr>
          <w:rFonts w:hint="eastAsia"/>
        </w:rPr>
        <w:t>ESG</w:t>
      </w:r>
      <w:r>
        <w:rPr>
          <w:rFonts w:hint="eastAsia"/>
        </w:rPr>
        <w:t>报告的自适应布局分析与要素提取系统，实现复杂</w:t>
      </w:r>
      <w:r>
        <w:rPr>
          <w:rFonts w:hint="eastAsia"/>
        </w:rPr>
        <w:t>PDF</w:t>
      </w:r>
      <w:r>
        <w:rPr>
          <w:rFonts w:hint="eastAsia"/>
        </w:rPr>
        <w:t>文档中</w:t>
      </w:r>
      <w:r>
        <w:rPr>
          <w:rFonts w:hint="eastAsia"/>
        </w:rPr>
        <w:t>ESG</w:t>
      </w:r>
      <w:r>
        <w:rPr>
          <w:rFonts w:hint="eastAsia"/>
        </w:rPr>
        <w:t>信息的智能解析与结构化提取。</w:t>
      </w:r>
    </w:p>
    <w:p w14:paraId="77DF3C62" w14:textId="144586EA" w:rsidR="000179DA" w:rsidRDefault="000179DA" w:rsidP="00932353">
      <w:pPr>
        <w:ind w:firstLine="420"/>
      </w:pPr>
      <w:r>
        <w:rPr>
          <w:rFonts w:hint="eastAsia"/>
        </w:rPr>
        <w:t>本</w:t>
      </w:r>
      <w:r w:rsidR="009958C0">
        <w:rPr>
          <w:rFonts w:hint="eastAsia"/>
        </w:rPr>
        <w:t>方案</w:t>
      </w:r>
      <w:r>
        <w:rPr>
          <w:rFonts w:hint="eastAsia"/>
        </w:rPr>
        <w:t>构建了完整的</w:t>
      </w:r>
      <w:r>
        <w:rPr>
          <w:rFonts w:hint="eastAsia"/>
        </w:rPr>
        <w:t>ESG</w:t>
      </w:r>
      <w:r>
        <w:rPr>
          <w:rFonts w:hint="eastAsia"/>
        </w:rPr>
        <w:t>报告智能处理流程。在文档预处理阶段，通过文档准入过滤与页面价值评估筛除无效页面，降低后续计算开销；在文档解析阶段，采用</w:t>
      </w:r>
      <w:r>
        <w:rPr>
          <w:rFonts w:hint="eastAsia"/>
        </w:rPr>
        <w:t>PyMuPDF</w:t>
      </w:r>
      <w:r>
        <w:rPr>
          <w:rFonts w:hint="eastAsia"/>
        </w:rPr>
        <w:t>与</w:t>
      </w:r>
      <w:r>
        <w:rPr>
          <w:rFonts w:hint="eastAsia"/>
        </w:rPr>
        <w:t>MinerU</w:t>
      </w:r>
      <w:r>
        <w:rPr>
          <w:rFonts w:hint="eastAsia"/>
        </w:rPr>
        <w:t>相结合的混合解析策略，根据页面版式特征动态选择解析通道，实现文本、表格等内容的高质量提取；在信息抽取阶段，构建基于查询改写的双路融合检索框架，结合改进</w:t>
      </w:r>
      <w:r>
        <w:rPr>
          <w:rFonts w:hint="eastAsia"/>
        </w:rPr>
        <w:t>BM25</w:t>
      </w:r>
      <w:r>
        <w:rPr>
          <w:rFonts w:hint="eastAsia"/>
        </w:rPr>
        <w:t>算法、自适应语义嵌入和</w:t>
      </w:r>
      <w:r>
        <w:rPr>
          <w:rFonts w:hint="eastAsia"/>
        </w:rPr>
        <w:t>RRF</w:t>
      </w:r>
      <w:r>
        <w:rPr>
          <w:rFonts w:hint="eastAsia"/>
        </w:rPr>
        <w:t>融合排序完成证据召回，并利用</w:t>
      </w:r>
      <w:r>
        <w:rPr>
          <w:rFonts w:hint="eastAsia"/>
        </w:rPr>
        <w:t>RAG</w:t>
      </w:r>
      <w:r>
        <w:rPr>
          <w:rFonts w:hint="eastAsia"/>
        </w:rPr>
        <w:t>与大语言模型完成</w:t>
      </w:r>
      <w:r>
        <w:rPr>
          <w:rFonts w:hint="eastAsia"/>
        </w:rPr>
        <w:t>60</w:t>
      </w:r>
      <w:r>
        <w:rPr>
          <w:rFonts w:hint="eastAsia"/>
        </w:rPr>
        <w:t>项</w:t>
      </w:r>
      <w:r>
        <w:rPr>
          <w:rFonts w:hint="eastAsia"/>
        </w:rPr>
        <w:t>ESG</w:t>
      </w:r>
      <w:r>
        <w:rPr>
          <w:rFonts w:hint="eastAsia"/>
        </w:rPr>
        <w:t>关键指标的结构化抽取。同时，引入证据链评分、置信度评估和人工复核机制，保证抽取结果的准确性和可追溯性。在工程实现方面，开发了基于</w:t>
      </w:r>
      <w:r>
        <w:rPr>
          <w:rFonts w:hint="eastAsia"/>
        </w:rPr>
        <w:t>React</w:t>
      </w:r>
      <w:r>
        <w:rPr>
          <w:rFonts w:hint="eastAsia"/>
        </w:rPr>
        <w:t>与</w:t>
      </w:r>
      <w:r>
        <w:rPr>
          <w:rFonts w:hint="eastAsia"/>
        </w:rPr>
        <w:t>FastAPI</w:t>
      </w:r>
      <w:r>
        <w:rPr>
          <w:rFonts w:hint="eastAsia"/>
        </w:rPr>
        <w:t>的人机协同应用平台，实现报告上传、任务管理、结果复核、指标对比及数据导出等功能，形成完整的</w:t>
      </w:r>
      <w:r>
        <w:rPr>
          <w:rFonts w:hint="eastAsia"/>
        </w:rPr>
        <w:t>ESG</w:t>
      </w:r>
      <w:r>
        <w:rPr>
          <w:rFonts w:hint="eastAsia"/>
        </w:rPr>
        <w:t>数据处理流程。</w:t>
      </w:r>
    </w:p>
    <w:p w14:paraId="335B5DED" w14:textId="77777777" w:rsidR="000179DA" w:rsidRDefault="000179DA" w:rsidP="00B52C21">
      <w:pPr>
        <w:ind w:firstLine="420"/>
      </w:pPr>
      <w:r>
        <w:rPr>
          <w:rFonts w:hint="eastAsia"/>
        </w:rPr>
        <w:t>本方案实现了</w:t>
      </w:r>
      <w:r>
        <w:rPr>
          <w:rFonts w:hint="eastAsia"/>
        </w:rPr>
        <w:t>ESG</w:t>
      </w:r>
      <w:r>
        <w:rPr>
          <w:rFonts w:hint="eastAsia"/>
        </w:rPr>
        <w:t>报告从非结构化</w:t>
      </w:r>
      <w:r>
        <w:rPr>
          <w:rFonts w:hint="eastAsia"/>
        </w:rPr>
        <w:t>PDF</w:t>
      </w:r>
      <w:r>
        <w:rPr>
          <w:rFonts w:hint="eastAsia"/>
        </w:rPr>
        <w:t>到结构化数据的自动转换，提高了复杂文档的信息提取效率和数据质量，降低了人工整理成本，增强了系统对复杂版式和异构表达的适应能力。系统具备较好的工程应用能力和扩展能力，可为企业</w:t>
      </w:r>
      <w:r>
        <w:rPr>
          <w:rFonts w:hint="eastAsia"/>
        </w:rPr>
        <w:t>ESG</w:t>
      </w:r>
      <w:r>
        <w:rPr>
          <w:rFonts w:hint="eastAsia"/>
        </w:rPr>
        <w:t>数据管理、行业研究、</w:t>
      </w:r>
      <w:r>
        <w:rPr>
          <w:rFonts w:hint="eastAsia"/>
        </w:rPr>
        <w:t>ESG</w:t>
      </w:r>
      <w:r>
        <w:rPr>
          <w:rFonts w:hint="eastAsia"/>
        </w:rPr>
        <w:t>数据服务及相关智能文档处理场景提供可靠的技术支持，并为复杂文档智能解析与结构化数据治理提供了新的实现思路。</w:t>
      </w:r>
    </w:p>
    <w:p w14:paraId="04F26F56" w14:textId="1900846F" w:rsidR="00F464BC" w:rsidRDefault="00000000" w:rsidP="000179DA">
      <w:pPr>
        <w:ind w:firstLine="562"/>
        <w:jc w:val="left"/>
        <w:rPr>
          <w:rFonts w:ascii="黑体" w:eastAsia="黑体" w:hAnsi="宋体" w:hint="eastAsia"/>
          <w:b/>
          <w:sz w:val="28"/>
          <w:szCs w:val="28"/>
        </w:rPr>
      </w:pPr>
      <w:r>
        <w:rPr>
          <w:rFonts w:ascii="黑体" w:eastAsia="黑体" w:hAnsi="宋体" w:hint="eastAsia"/>
          <w:b/>
          <w:sz w:val="28"/>
          <w:szCs w:val="28"/>
        </w:rPr>
        <w:t>关键词：</w:t>
      </w:r>
      <w:r w:rsidR="00B52C21" w:rsidRPr="00B52C21">
        <w:rPr>
          <w:rFonts w:hint="eastAsia"/>
        </w:rPr>
        <w:t>ESG</w:t>
      </w:r>
      <w:r w:rsidR="00B52C21" w:rsidRPr="00B52C21">
        <w:rPr>
          <w:rFonts w:hint="eastAsia"/>
        </w:rPr>
        <w:t>报告，文档智能解析，</w:t>
      </w:r>
      <w:r w:rsidR="00B52C21" w:rsidRPr="00B52C21">
        <w:rPr>
          <w:rFonts w:hint="eastAsia"/>
        </w:rPr>
        <w:t>RAG</w:t>
      </w:r>
      <w:r w:rsidR="00B52C21" w:rsidRPr="00B52C21">
        <w:rPr>
          <w:rFonts w:hint="eastAsia"/>
        </w:rPr>
        <w:t>，</w:t>
      </w:r>
      <w:r w:rsidR="009D2FF8">
        <w:rPr>
          <w:rFonts w:hint="eastAsia"/>
        </w:rPr>
        <w:t>结构化信息提取</w:t>
      </w:r>
    </w:p>
    <w:p w14:paraId="63A5F794" w14:textId="77777777" w:rsidR="00F464BC" w:rsidRDefault="00000000">
      <w:pPr>
        <w:spacing w:line="420" w:lineRule="atLeast"/>
        <w:ind w:firstLineChars="0" w:firstLine="0"/>
        <w:jc w:val="center"/>
        <w:rPr>
          <w:rFonts w:ascii="黑体" w:eastAsia="黑体"/>
          <w:b/>
          <w:sz w:val="32"/>
          <w:szCs w:val="32"/>
        </w:rPr>
      </w:pPr>
      <w:r>
        <w:rPr>
          <w:rFonts w:ascii="宋体" w:hAnsi="宋体"/>
        </w:rPr>
        <w:br w:type="page"/>
      </w:r>
      <w:r>
        <w:rPr>
          <w:rFonts w:ascii="黑体" w:eastAsia="黑体" w:hint="eastAsia"/>
          <w:b/>
          <w:sz w:val="32"/>
          <w:szCs w:val="32"/>
        </w:rPr>
        <w:lastRenderedPageBreak/>
        <w:t>正  文</w:t>
      </w:r>
    </w:p>
    <w:p w14:paraId="7117D196" w14:textId="77777777" w:rsidR="00F464BC" w:rsidRDefault="00F464BC">
      <w:pPr>
        <w:ind w:firstLine="420"/>
        <w:jc w:val="center"/>
        <w:rPr>
          <w:rFonts w:ascii="宋体" w:hAnsi="宋体" w:hint="eastAsia"/>
        </w:rPr>
      </w:pPr>
    </w:p>
    <w:p w14:paraId="39D06C1E" w14:textId="77777777" w:rsidR="00F464BC" w:rsidRDefault="00000000">
      <w:pPr>
        <w:pStyle w:val="a"/>
        <w:rPr>
          <w:rFonts w:ascii="黑体"/>
        </w:rPr>
      </w:pPr>
      <w:r>
        <w:rPr>
          <w:rFonts w:hint="eastAsia"/>
        </w:rPr>
        <w:t>项目概述</w:t>
      </w:r>
    </w:p>
    <w:p w14:paraId="5D7B4776" w14:textId="77777777" w:rsidR="00F464BC" w:rsidRDefault="00000000">
      <w:pPr>
        <w:pStyle w:val="a0"/>
      </w:pPr>
      <w:r>
        <w:t>项目背景</w:t>
      </w:r>
      <w:r>
        <w:rPr>
          <w:rFonts w:hint="eastAsia"/>
        </w:rPr>
        <w:t>及意义</w:t>
      </w:r>
    </w:p>
    <w:p w14:paraId="4A7BDF4C" w14:textId="77777777" w:rsidR="00F464BC" w:rsidRDefault="00000000">
      <w:pPr>
        <w:ind w:firstLine="420"/>
      </w:pPr>
      <w:r>
        <w:rPr>
          <w:rFonts w:hint="eastAsia"/>
        </w:rPr>
        <w:t>环境、社会和公司治理（</w:t>
      </w:r>
      <w:r>
        <w:rPr>
          <w:rFonts w:hint="eastAsia"/>
        </w:rPr>
        <w:t>Environmental</w:t>
      </w:r>
      <w:r>
        <w:rPr>
          <w:rFonts w:hint="eastAsia"/>
        </w:rPr>
        <w:t>、</w:t>
      </w:r>
      <w:r>
        <w:rPr>
          <w:rFonts w:hint="eastAsia"/>
        </w:rPr>
        <w:t>Social and Governance</w:t>
      </w:r>
      <w:r>
        <w:rPr>
          <w:rFonts w:hint="eastAsia"/>
        </w:rPr>
        <w:t>，</w:t>
      </w:r>
      <w:r>
        <w:rPr>
          <w:rFonts w:hint="eastAsia"/>
        </w:rPr>
        <w:t>ESG</w:t>
      </w:r>
      <w:r>
        <w:rPr>
          <w:rFonts w:hint="eastAsia"/>
        </w:rPr>
        <w:t>）报告，</w:t>
      </w:r>
      <w:r>
        <w:t>也被称作企业社会责任（</w:t>
      </w:r>
      <w:r>
        <w:t>Corporate Social Responsibility</w:t>
      </w:r>
      <w:r>
        <w:rPr>
          <w:rFonts w:hint="eastAsia"/>
        </w:rPr>
        <w:t>，</w:t>
      </w:r>
      <w:r>
        <w:t>CSR</w:t>
      </w:r>
      <w:r>
        <w:t>）报告、可持续发展报告、气候披露报告等</w:t>
      </w:r>
      <w:r>
        <w:rPr>
          <w:rFonts w:hint="eastAsia"/>
        </w:rPr>
        <w:t>，</w:t>
      </w:r>
      <w:r>
        <w:t>是指企业在追求经济利益的同时，承担对社会和环境的责任，强调可持续发展和道德经营</w:t>
      </w:r>
      <w:r>
        <w:rPr>
          <w:rFonts w:hint="eastAsia"/>
        </w:rPr>
        <w:t>，</w:t>
      </w:r>
      <w:r>
        <w:t>向利益相关者传达企业的可持续发展理念和社会责任。</w:t>
      </w:r>
      <w:r>
        <w:rPr>
          <w:rFonts w:hint="eastAsia"/>
        </w:rPr>
        <w:t>近年来，</w:t>
      </w:r>
      <w:r>
        <w:rPr>
          <w:rFonts w:hint="eastAsia"/>
        </w:rPr>
        <w:t>ESG</w:t>
      </w:r>
      <w:r>
        <w:rPr>
          <w:rFonts w:hint="eastAsia"/>
        </w:rPr>
        <w:t>报告已成为衡量企业可持续发展能力与长期价值的重要参考框架。随着绿色金融体系不断完善、可持续发展理念持续推进，资本市场对非财务信息的关注度也在提升。对企业而言，</w:t>
      </w:r>
      <w:r>
        <w:rPr>
          <w:rFonts w:hint="eastAsia"/>
        </w:rPr>
        <w:t>ESG</w:t>
      </w:r>
      <w:r>
        <w:rPr>
          <w:rFonts w:hint="eastAsia"/>
        </w:rPr>
        <w:t>信息不仅关系到品牌建设和社会责任形象，也能反映其在环境管理、员工权益、供应链责任和内部治理等方面的稳定性；对投资机构、监管部门和研究机构而言，</w:t>
      </w:r>
      <w:r>
        <w:rPr>
          <w:rFonts w:hint="eastAsia"/>
        </w:rPr>
        <w:t>ESG</w:t>
      </w:r>
      <w:r>
        <w:rPr>
          <w:rFonts w:hint="eastAsia"/>
        </w:rPr>
        <w:t>报告则为投资分析、披露审查和行业研究提供了重要数据来源。</w:t>
      </w:r>
    </w:p>
    <w:p w14:paraId="1061693D" w14:textId="77777777" w:rsidR="00F464BC" w:rsidRDefault="00000000">
      <w:pPr>
        <w:ind w:firstLine="420"/>
      </w:pPr>
      <w:r>
        <w:rPr>
          <w:rFonts w:hint="eastAsia"/>
        </w:rPr>
        <w:t>然而，</w:t>
      </w:r>
      <w:r>
        <w:rPr>
          <w:rFonts w:hint="eastAsia"/>
        </w:rPr>
        <w:t>ESG</w:t>
      </w:r>
      <w:r>
        <w:rPr>
          <w:rFonts w:hint="eastAsia"/>
        </w:rPr>
        <w:t>报告在实际处理中并非天然可用的结构化数据。大多数报告以</w:t>
      </w:r>
      <w:r>
        <w:rPr>
          <w:rFonts w:hint="eastAsia"/>
        </w:rPr>
        <w:t>PDF</w:t>
      </w:r>
      <w:r>
        <w:rPr>
          <w:rFonts w:hint="eastAsia"/>
        </w:rPr>
        <w:t>文档形式发布，非结构化和半结构化特征均较为明显。一份完整报告通常篇幅较长，包含封面、目录、管理层致辞、专题案例、图文说明、关键绩效表和指标附录等多类页面。不同企业、行业和年份之间，在报告版式、指标名称、统计口径和披露深度上均存在差异。真正具有结构化价值的</w:t>
      </w:r>
      <w:r>
        <w:rPr>
          <w:rFonts w:hint="eastAsia"/>
        </w:rPr>
        <w:t>ESG</w:t>
      </w:r>
      <w:r>
        <w:rPr>
          <w:rFonts w:hint="eastAsia"/>
        </w:rPr>
        <w:t>量化指标，并不会均匀分布于全文中，更多时候集中在少数关键绩效表、指标附录或图文混排页面中。这些特点使</w:t>
      </w:r>
      <w:r>
        <w:rPr>
          <w:rFonts w:hint="eastAsia"/>
        </w:rPr>
        <w:t>ESG</w:t>
      </w:r>
      <w:r>
        <w:rPr>
          <w:rFonts w:hint="eastAsia"/>
        </w:rPr>
        <w:t>报告数据处理面临诸多实际困难。</w:t>
      </w:r>
    </w:p>
    <w:p w14:paraId="59FF05A4" w14:textId="77777777" w:rsidR="00F464BC" w:rsidRDefault="00000000">
      <w:pPr>
        <w:ind w:firstLine="420"/>
      </w:pPr>
      <w:r>
        <w:rPr>
          <w:rFonts w:hint="eastAsia"/>
        </w:rPr>
        <w:t>对于</w:t>
      </w:r>
      <w:r>
        <w:rPr>
          <w:rFonts w:hint="eastAsia"/>
        </w:rPr>
        <w:t>ESG</w:t>
      </w:r>
      <w:r>
        <w:rPr>
          <w:rFonts w:hint="eastAsia"/>
        </w:rPr>
        <w:t>报告本身，文档类型本身较为复杂，实际收集过程中可能混入鉴证声明、报告摘要、临时公告或其他非目标文件，若前期不做文档准入筛选，后续易产生大量空值结果，影响数据质量。关于报告内部内容，页面价值差异明显，封面、目录、宣传性页面虽占据一定篇幅，但对字段抽取贡献有限；相反，碳排放、能源消耗、员工结构、供应链管理、治理机制等关键数据，往往集中在少数高价值页面中。此外，版式复杂同样会增加处理难度，</w:t>
      </w:r>
      <w:r>
        <w:rPr>
          <w:rFonts w:hint="eastAsia"/>
        </w:rPr>
        <w:t>ESG</w:t>
      </w:r>
      <w:r>
        <w:rPr>
          <w:rFonts w:hint="eastAsia"/>
        </w:rPr>
        <w:t>报告中常见多栏排版、图文混排、跨页表格、扫描图片和复杂附录表，普通</w:t>
      </w:r>
      <w:r>
        <w:rPr>
          <w:rFonts w:hint="eastAsia"/>
        </w:rPr>
        <w:t>PDF</w:t>
      </w:r>
      <w:r>
        <w:rPr>
          <w:rFonts w:hint="eastAsia"/>
        </w:rPr>
        <w:t>文本提取工具虽速度较快，但很难稳定还原标题层级、阅读顺序、表格行列关系和图文对应关系。其四，不同企业对同一类</w:t>
      </w:r>
      <w:r>
        <w:rPr>
          <w:rFonts w:hint="eastAsia"/>
        </w:rPr>
        <w:t>ESG</w:t>
      </w:r>
      <w:r>
        <w:rPr>
          <w:rFonts w:hint="eastAsia"/>
        </w:rPr>
        <w:t>指标的表述也不统一，例如碳排放相关内容可能被写作温室气体排放量、碳排放总量、二氧化碳当量排放等，员工培训也可能以培训总时长、人均培训小时数、培训覆盖率等形式出现，这些差异均会增加字段识别和标准化处理的难度。</w:t>
      </w:r>
    </w:p>
    <w:p w14:paraId="34F9D090" w14:textId="77777777" w:rsidR="00F464BC" w:rsidRDefault="00000000">
      <w:pPr>
        <w:ind w:firstLine="420"/>
      </w:pPr>
      <w:r>
        <w:rPr>
          <w:rFonts w:hint="eastAsia"/>
        </w:rPr>
        <w:t>现有处理方式虽可解决部分问题，但在复杂</w:t>
      </w:r>
      <w:r>
        <w:rPr>
          <w:rFonts w:hint="eastAsia"/>
        </w:rPr>
        <w:t>ESG</w:t>
      </w:r>
      <w:r>
        <w:rPr>
          <w:rFonts w:hint="eastAsia"/>
        </w:rPr>
        <w:t>报告场景下仍存在局限。人工整理的理解能力较强，能够结合上下文判断字段含义，但效率低、成本高，难以支撑多企业、多年度和多行业的批量处理需求；规则或模板抽取方法适合固定格式文档，但</w:t>
      </w:r>
      <w:r>
        <w:rPr>
          <w:rFonts w:hint="eastAsia"/>
        </w:rPr>
        <w:t>ESG</w:t>
      </w:r>
      <w:r>
        <w:rPr>
          <w:rFonts w:hint="eastAsia"/>
        </w:rPr>
        <w:t>报告版式差异较大，规则维护成本高，泛化能力有限；轻量级</w:t>
      </w:r>
      <w:r>
        <w:rPr>
          <w:rFonts w:hint="eastAsia"/>
        </w:rPr>
        <w:t>PDF</w:t>
      </w:r>
      <w:r>
        <w:rPr>
          <w:rFonts w:hint="eastAsia"/>
        </w:rPr>
        <w:t>解析工具部署方便、速度较快，但</w:t>
      </w:r>
      <w:r>
        <w:rPr>
          <w:rFonts w:hint="eastAsia"/>
        </w:rPr>
        <w:lastRenderedPageBreak/>
        <w:t>遇到复杂表格、扫描页和图文混排内容时，容易丢失结构信息；高精度文档解析工具可提升复杂页面的结构还原质量，但若对整份长篇报告全部使用，会明显增加时间和计算成本；直接使用大语言模型处理整篇报告，也会受到上下文长度、低价值页面噪声和调用成本限制。</w:t>
      </w:r>
    </w:p>
    <w:p w14:paraId="011931F1" w14:textId="77777777" w:rsidR="00F464BC" w:rsidRDefault="00000000">
      <w:pPr>
        <w:ind w:firstLine="420"/>
      </w:pPr>
      <w:r>
        <w:rPr>
          <w:rFonts w:hint="eastAsia"/>
        </w:rPr>
        <w:t>针对上述问题，本方案对于</w:t>
      </w:r>
      <w:r>
        <w:rPr>
          <w:rFonts w:hint="eastAsia"/>
        </w:rPr>
        <w:t>ESG</w:t>
      </w:r>
      <w:r>
        <w:rPr>
          <w:rFonts w:hint="eastAsia"/>
        </w:rPr>
        <w:t>报告</w:t>
      </w:r>
      <w:r>
        <w:t>数据智能提取与分析</w:t>
      </w:r>
      <w:r>
        <w:rPr>
          <w:rFonts w:hint="eastAsia"/>
        </w:rPr>
        <w:t>的处理重点不只是识别文字，而是先判断哪些页面真正具有分析价值，再尽量保留其中的表格结构、字段语义和证据来源，最终将非结构化内容整理为可检索、可复核、可分析的结构化数据。围绕这一思路，本方案设计了包含文档准入过滤、页面价值评估、混合解析、字段级</w:t>
      </w:r>
      <w:r>
        <w:t>检索增强生成</w:t>
      </w:r>
      <w:r>
        <w:rPr>
          <w:rFonts w:hint="eastAsia"/>
        </w:rPr>
        <w:t>（</w:t>
      </w:r>
      <w:r>
        <w:rPr>
          <w:rFonts w:hint="eastAsia"/>
        </w:rPr>
        <w:t>Retrieval Augmented Generation</w:t>
      </w:r>
      <w:r>
        <w:rPr>
          <w:rFonts w:hint="eastAsia"/>
        </w:rPr>
        <w:t>，</w:t>
      </w:r>
      <w:r>
        <w:rPr>
          <w:rFonts w:hint="eastAsia"/>
        </w:rPr>
        <w:t>RAG</w:t>
      </w:r>
      <w:r>
        <w:rPr>
          <w:rFonts w:hint="eastAsia"/>
        </w:rPr>
        <w:t>）抽取和前端人工复核在内的智能处理流程，力求在保证核心指标抽取质量的同时降低整体解析成本，为</w:t>
      </w:r>
      <w:r>
        <w:rPr>
          <w:rFonts w:hint="eastAsia"/>
        </w:rPr>
        <w:t>ESG</w:t>
      </w:r>
      <w:r>
        <w:rPr>
          <w:rFonts w:hint="eastAsia"/>
        </w:rPr>
        <w:t>信息披露、企业管理、投资分析、监管审查和数据服务提供支持。</w:t>
      </w:r>
    </w:p>
    <w:p w14:paraId="5941C703" w14:textId="77777777" w:rsidR="00F464BC" w:rsidRDefault="00000000">
      <w:pPr>
        <w:pStyle w:val="a0"/>
      </w:pPr>
      <w:r>
        <w:rPr>
          <w:rFonts w:hint="eastAsia"/>
        </w:rPr>
        <w:t>应用场景</w:t>
      </w:r>
    </w:p>
    <w:p w14:paraId="37A69A24" w14:textId="77777777" w:rsidR="00F464BC" w:rsidRDefault="00000000">
      <w:pPr>
        <w:ind w:firstLine="420"/>
      </w:pPr>
      <w:r>
        <w:rPr>
          <w:rFonts w:hint="eastAsia"/>
        </w:rPr>
        <w:t>本方案围绕</w:t>
      </w:r>
      <w:r>
        <w:rPr>
          <w:rFonts w:hint="eastAsia"/>
        </w:rPr>
        <w:t>ESG</w:t>
      </w:r>
      <w:r>
        <w:rPr>
          <w:rFonts w:hint="eastAsia"/>
        </w:rPr>
        <w:t>报告的自适应布局分析与</w:t>
      </w:r>
      <w:r>
        <w:t>数据智能提取</w:t>
      </w:r>
      <w:r>
        <w:rPr>
          <w:rFonts w:hint="eastAsia"/>
        </w:rPr>
        <w:t>展开，应用对象并不局限于单一部门，可延伸到企业</w:t>
      </w:r>
      <w:r>
        <w:rPr>
          <w:rFonts w:hint="eastAsia"/>
        </w:rPr>
        <w:t>ESG</w:t>
      </w:r>
      <w:r>
        <w:rPr>
          <w:rFonts w:hint="eastAsia"/>
        </w:rPr>
        <w:t>管理、投资机构分析、监管部门审查、研究机构数据分析以及</w:t>
      </w:r>
      <w:r>
        <w:rPr>
          <w:rFonts w:hint="eastAsia"/>
        </w:rPr>
        <w:t>ESG</w:t>
      </w:r>
      <w:r>
        <w:rPr>
          <w:rFonts w:hint="eastAsia"/>
        </w:rPr>
        <w:t>数据服务平台建设等场景。通过将非结构化</w:t>
      </w:r>
      <w:r>
        <w:rPr>
          <w:rFonts w:hint="eastAsia"/>
        </w:rPr>
        <w:t>PDF</w:t>
      </w:r>
      <w:r>
        <w:rPr>
          <w:rFonts w:hint="eastAsia"/>
        </w:rPr>
        <w:t>报告中分散的信息整理为结构化</w:t>
      </w:r>
      <w:r>
        <w:rPr>
          <w:rFonts w:hint="eastAsia"/>
        </w:rPr>
        <w:t>JSON</w:t>
      </w:r>
      <w:r>
        <w:rPr>
          <w:rFonts w:hint="eastAsia"/>
        </w:rPr>
        <w:t>或</w:t>
      </w:r>
      <w:r>
        <w:rPr>
          <w:rFonts w:hint="eastAsia"/>
        </w:rPr>
        <w:t>CSV</w:t>
      </w:r>
      <w:r>
        <w:rPr>
          <w:rFonts w:hint="eastAsia"/>
        </w:rPr>
        <w:t>数据，系统可以减少人工查找和重复整理的工作量，也能提高后续查询、复核和分析的效率。</w:t>
      </w:r>
    </w:p>
    <w:p w14:paraId="0D742455" w14:textId="77777777" w:rsidR="00F464BC" w:rsidRDefault="00000000">
      <w:pPr>
        <w:ind w:firstLine="420"/>
      </w:pPr>
      <w:r>
        <w:rPr>
          <w:rFonts w:hint="eastAsia"/>
        </w:rPr>
        <w:t>对企业而言，这套流程可以用于</w:t>
      </w:r>
      <w:r>
        <w:rPr>
          <w:rFonts w:hint="eastAsia"/>
        </w:rPr>
        <w:t>ESG</w:t>
      </w:r>
      <w:r>
        <w:rPr>
          <w:rFonts w:hint="eastAsia"/>
        </w:rPr>
        <w:t>报告编制、自查以及历史数据管理。企业在整理历年</w:t>
      </w:r>
      <w:r>
        <w:rPr>
          <w:rFonts w:hint="eastAsia"/>
        </w:rPr>
        <w:t>ESG</w:t>
      </w:r>
      <w:r>
        <w:rPr>
          <w:rFonts w:hint="eastAsia"/>
        </w:rPr>
        <w:t>报告时，往往需要反复查找环境、社会和治理相关字段，而系统能够将这些字段集中提取出来，形成可复核、可追溯的数据档案。在此基础上，企业可以进一步检查关键指标是否缺失，披露口径是否前后不一致，证据来源是否清晰，从而为后续报告编制、同行对标和内部可持续发展管理提供数据参考。</w:t>
      </w:r>
    </w:p>
    <w:p w14:paraId="3BA28EC5" w14:textId="77777777" w:rsidR="00F464BC" w:rsidRDefault="00000000">
      <w:pPr>
        <w:ind w:firstLine="420"/>
      </w:pPr>
      <w:r>
        <w:rPr>
          <w:rFonts w:hint="eastAsia"/>
        </w:rPr>
        <w:t>投资机构更关注</w:t>
      </w:r>
      <w:r>
        <w:rPr>
          <w:rFonts w:hint="eastAsia"/>
        </w:rPr>
        <w:t>ESG</w:t>
      </w:r>
      <w:r>
        <w:rPr>
          <w:rFonts w:hint="eastAsia"/>
        </w:rPr>
        <w:t>数据在企业筛选和风险识别中的作用。实际分析过程中，投资机构通常需要从大量企业报告中提取碳排放、能源使用、员工结构、供应链责任、董事会结构、合规治理等指标，用来判断企业长期价值和潜在风险。如果这些信息能够通过自动化抽取和标准化输出完成整理，就可以减少人工阅读长篇报告的时间消耗，也能让不同企业之间的横向比较和量化分析更加方便。</w:t>
      </w:r>
    </w:p>
    <w:p w14:paraId="664BF6C1" w14:textId="77777777" w:rsidR="00F464BC" w:rsidRDefault="00000000">
      <w:pPr>
        <w:ind w:firstLine="420"/>
      </w:pPr>
      <w:r>
        <w:rPr>
          <w:rFonts w:hint="eastAsia"/>
        </w:rPr>
        <w:t>监管部门面对的主要问题，是企业</w:t>
      </w:r>
      <w:r>
        <w:rPr>
          <w:rFonts w:hint="eastAsia"/>
        </w:rPr>
        <w:t>ESG</w:t>
      </w:r>
      <w:r>
        <w:rPr>
          <w:rFonts w:hint="eastAsia"/>
        </w:rPr>
        <w:t>信息披露数量增加、格式差异较大、披露深度不一致。随着可持续发展信息披露要求逐步细化，单纯依靠人工审查已经很难高效处理大量报告。系统对报告进行批量解析后，可以辅助识别关键议题披露缺失、指标异常、证据不足或表述不规范等情况，为监管科技建设和信息披露质量评估提供基础数据。</w:t>
      </w:r>
    </w:p>
    <w:p w14:paraId="0B462621" w14:textId="77777777" w:rsidR="00F464BC" w:rsidRDefault="00000000">
      <w:pPr>
        <w:ind w:firstLine="420"/>
      </w:pPr>
      <w:r>
        <w:rPr>
          <w:rFonts w:hint="eastAsia"/>
        </w:rPr>
        <w:t>在研究机构的数据分析工作中，结构化</w:t>
      </w:r>
      <w:r>
        <w:rPr>
          <w:rFonts w:hint="eastAsia"/>
        </w:rPr>
        <w:t>ESG</w:t>
      </w:r>
      <w:r>
        <w:rPr>
          <w:rFonts w:hint="eastAsia"/>
        </w:rPr>
        <w:t>数据可以用于行业</w:t>
      </w:r>
      <w:r>
        <w:rPr>
          <w:rFonts w:hint="eastAsia"/>
        </w:rPr>
        <w:t>ESG</w:t>
      </w:r>
      <w:r>
        <w:rPr>
          <w:rFonts w:hint="eastAsia"/>
        </w:rPr>
        <w:t>研究和趋势分析。研究人员能够基于系统输出结果，开展跨企业、跨行业、跨年度比较，观察不同行业在环境治理、社会责任和公司治理方面的变化特征。对于政策研究、行业报告和学术分析而言，这类数据可以减少前期资料整理压力，也能为后续分析提供相对稳定的材料基础。</w:t>
      </w:r>
    </w:p>
    <w:p w14:paraId="3576C156" w14:textId="77777777" w:rsidR="00F464BC" w:rsidRDefault="00000000">
      <w:pPr>
        <w:pStyle w:val="a0"/>
      </w:pPr>
      <w:r>
        <w:rPr>
          <w:rFonts w:hint="eastAsia"/>
        </w:rPr>
        <w:lastRenderedPageBreak/>
        <w:t>主要工作</w:t>
      </w:r>
    </w:p>
    <w:p w14:paraId="27E3D8E2" w14:textId="77777777" w:rsidR="00F464BC" w:rsidRDefault="00000000">
      <w:pPr>
        <w:ind w:firstLine="420"/>
      </w:pPr>
      <w:r>
        <w:rPr>
          <w:rFonts w:hint="eastAsia"/>
        </w:rPr>
        <w:t>围绕</w:t>
      </w:r>
      <w:r>
        <w:rPr>
          <w:rFonts w:hint="eastAsia"/>
        </w:rPr>
        <w:t>ESG</w:t>
      </w:r>
      <w:r>
        <w:rPr>
          <w:rFonts w:hint="eastAsia"/>
        </w:rPr>
        <w:t>报告复杂文档解析与关键要素提取问题，本方案主要从文档筛选、页面评估、解析分流、字段抽取和结果复核等环节展开，整体思路是先减少无效输入，再把有限的解析资源集中用于真正具有价值的页面。</w:t>
      </w:r>
    </w:p>
    <w:p w14:paraId="6B042B5E" w14:textId="77777777" w:rsidR="00F464BC" w:rsidRDefault="00000000">
      <w:pPr>
        <w:ind w:firstLine="420"/>
      </w:pPr>
      <w:r>
        <w:rPr>
          <w:rFonts w:hint="eastAsia"/>
        </w:rPr>
        <w:t>在文档筛选环节，方案设置了文档准入过滤机制。系统会在正式解析前读取</w:t>
      </w:r>
      <w:r>
        <w:rPr>
          <w:rFonts w:hint="eastAsia"/>
        </w:rPr>
        <w:t>PDF</w:t>
      </w:r>
      <w:r>
        <w:rPr>
          <w:rFonts w:hint="eastAsia"/>
        </w:rPr>
        <w:t>文件名及前几页文本内容，并结合</w:t>
      </w:r>
      <w:r>
        <w:rPr>
          <w:rFonts w:hint="eastAsia"/>
        </w:rPr>
        <w:t>ESG</w:t>
      </w:r>
      <w:r>
        <w:rPr>
          <w:rFonts w:hint="eastAsia"/>
        </w:rPr>
        <w:t>标题关键词和排除词典，对文档类型进行初步判断。对于鉴证声明、摘要文件或其他非目标文档，系统不再进入后续深度处理流程，以免无效内容造成大量空值结果，也减少噪声内容对最终抽取结果的影响。</w:t>
      </w:r>
    </w:p>
    <w:p w14:paraId="1A00AA1D" w14:textId="77777777" w:rsidR="00F464BC" w:rsidRDefault="00000000">
      <w:pPr>
        <w:ind w:firstLine="420"/>
      </w:pPr>
      <w:r>
        <w:rPr>
          <w:rFonts w:hint="eastAsia"/>
        </w:rPr>
        <w:t>页面价值评估主要解决“哪些页面值得重点处理”的问题。由于</w:t>
      </w:r>
      <w:r>
        <w:rPr>
          <w:rFonts w:hint="eastAsia"/>
        </w:rPr>
        <w:t>ESG</w:t>
      </w:r>
      <w:r>
        <w:rPr>
          <w:rFonts w:hint="eastAsia"/>
        </w:rPr>
        <w:t>报告通常篇幅较长，不同页面的信息密度差异较大，系统不会对所有页面采用同一种解析方式，而是先进行页面级启发式扫描。在这一过程中，系统会综合考察每页文本长度、数字密度、年份命中、</w:t>
      </w:r>
      <w:r>
        <w:rPr>
          <w:rFonts w:hint="eastAsia"/>
        </w:rPr>
        <w:t>ESG</w:t>
      </w:r>
      <w:r>
        <w:rPr>
          <w:rFonts w:hint="eastAsia"/>
        </w:rPr>
        <w:t>关键词、表格信号词、类表格行特征以及目录惩罚标识等信息，并据此形成页面信息密度评分，为后续解析分流提供依据。</w:t>
      </w:r>
    </w:p>
    <w:p w14:paraId="268AE2D8" w14:textId="77777777" w:rsidR="00F464BC" w:rsidRDefault="00000000">
      <w:pPr>
        <w:ind w:firstLine="420"/>
      </w:pPr>
      <w:r>
        <w:rPr>
          <w:rFonts w:hint="eastAsia"/>
        </w:rPr>
        <w:t>对于规则评分难以直接判断的页面，方案进一步引入</w:t>
      </w:r>
      <w:r>
        <w:rPr>
          <w:rFonts w:hint="eastAsia"/>
        </w:rPr>
        <w:t>LLM</w:t>
      </w:r>
      <w:r>
        <w:rPr>
          <w:rFonts w:hint="eastAsia"/>
        </w:rPr>
        <w:t>（</w:t>
      </w:r>
      <w:r>
        <w:t>Large Language Model</w:t>
      </w:r>
      <w:r>
        <w:rPr>
          <w:rFonts w:hint="eastAsia"/>
        </w:rPr>
        <w:t>，</w:t>
      </w:r>
      <w:r>
        <w:rPr>
          <w:rFonts w:hint="eastAsia"/>
        </w:rPr>
        <w:t>LLM</w:t>
      </w:r>
      <w:r>
        <w:rPr>
          <w:rFonts w:hint="eastAsia"/>
        </w:rPr>
        <w:t>）灰区仲裁机制。系统会将页面特征摘要提交给轻量级大语言模型进行二次判断，再决定该页面是否需要进入高精度解析通道。这样处理的原因在于，部分复杂图文页面、指标附录页面和信息分布不明显页面，单靠规则容易误判；引入</w:t>
      </w:r>
      <w:r>
        <w:rPr>
          <w:rFonts w:hint="eastAsia"/>
        </w:rPr>
        <w:t>LLM</w:t>
      </w:r>
      <w:r>
        <w:rPr>
          <w:rFonts w:hint="eastAsia"/>
        </w:rPr>
        <w:t>判断后，可以在一定程度上降低高价值页面被遗漏的可能性。</w:t>
      </w:r>
    </w:p>
    <w:p w14:paraId="392D36CF" w14:textId="77777777" w:rsidR="00F464BC" w:rsidRDefault="00000000">
      <w:pPr>
        <w:ind w:firstLine="420"/>
      </w:pPr>
      <w:r>
        <w:rPr>
          <w:rFonts w:hint="eastAsia"/>
        </w:rPr>
        <w:t>在具体解析流程中，本方案采用</w:t>
      </w:r>
      <w:r>
        <w:rPr>
          <w:rFonts w:hint="eastAsia"/>
        </w:rPr>
        <w:t>Python</w:t>
      </w:r>
      <w:r>
        <w:rPr>
          <w:rFonts w:hint="eastAsia"/>
        </w:rPr>
        <w:t>高性能库</w:t>
      </w:r>
      <w:r>
        <w:rPr>
          <w:rFonts w:hint="eastAsia"/>
        </w:rPr>
        <w:t>PyMuPDF</w:t>
      </w:r>
      <w:r>
        <w:rPr>
          <w:rFonts w:hint="eastAsia"/>
        </w:rPr>
        <w:t>与</w:t>
      </w:r>
      <w:commentRangeStart w:id="0"/>
      <w:r>
        <w:rPr>
          <w:rFonts w:hint="eastAsia"/>
        </w:rPr>
        <w:t>MinerU</w:t>
      </w:r>
      <w:commentRangeEnd w:id="0"/>
      <w:r>
        <w:rPr>
          <w:rStyle w:val="af4"/>
          <w:rFonts w:hint="eastAsia"/>
          <w:szCs w:val="24"/>
        </w:rPr>
        <w:commentReference w:id="0"/>
      </w:r>
      <w:r>
        <w:rPr>
          <w:rFonts w:hint="eastAsia"/>
        </w:rPr>
        <w:t>框架结合的混合解析方式。对于低价值页面或文本结构较简单的页面，系统使用</w:t>
      </w:r>
      <w:r>
        <w:rPr>
          <w:rFonts w:hint="eastAsia"/>
        </w:rPr>
        <w:t>PyMuPDF</w:t>
      </w:r>
      <w:r>
        <w:rPr>
          <w:rFonts w:hint="eastAsia"/>
        </w:rPr>
        <w:t>进行快速文本提取，以控制整体处理成本；对于高价值页面、复杂表格、图文混排页和扫描页，则采用</w:t>
      </w:r>
      <w:r>
        <w:rPr>
          <w:rFonts w:hint="eastAsia"/>
        </w:rPr>
        <w:t>MinerU</w:t>
      </w:r>
      <w:r>
        <w:rPr>
          <w:rFonts w:hint="eastAsia"/>
        </w:rPr>
        <w:t>进行精细化版面解析，尽可能保留表格结构、阅读顺序和图文关系。两类解析通道得到的结果会在后续统一规范化，并进入文本切块与索引构建流程。</w:t>
      </w:r>
    </w:p>
    <w:p w14:paraId="169C81D6" w14:textId="3F8A6AB9" w:rsidR="00F464BC" w:rsidRDefault="00000000">
      <w:pPr>
        <w:ind w:firstLine="420"/>
      </w:pPr>
      <w:r>
        <w:rPr>
          <w:rFonts w:hint="eastAsia"/>
        </w:rPr>
        <w:t>字段抽取环节基于</w:t>
      </w:r>
      <w:r>
        <w:rPr>
          <w:rFonts w:hint="eastAsia"/>
        </w:rPr>
        <w:t>60</w:t>
      </w:r>
      <w:r>
        <w:rPr>
          <w:rFonts w:hint="eastAsia"/>
        </w:rPr>
        <w:t>字段</w:t>
      </w:r>
      <w:r>
        <w:rPr>
          <w:rFonts w:hint="eastAsia"/>
        </w:rPr>
        <w:t>ESG</w:t>
      </w:r>
      <w:r>
        <w:rPr>
          <w:rFonts w:hint="eastAsia"/>
        </w:rPr>
        <w:t>指标体系和</w:t>
      </w:r>
      <w:r>
        <w:rPr>
          <w:rFonts w:hint="eastAsia"/>
        </w:rPr>
        <w:t>RAG</w:t>
      </w:r>
      <w:r>
        <w:rPr>
          <w:rFonts w:hint="eastAsia"/>
        </w:rPr>
        <w:t>方法展开。系统围绕环境、社会和治理三个维度构建核心指标字段库，通过</w:t>
      </w:r>
      <w:r>
        <w:rPr>
          <w:rFonts w:hint="eastAsia"/>
        </w:rPr>
        <w:t>BM25</w:t>
      </w:r>
      <w:r>
        <w:rPr>
          <w:rFonts w:hint="eastAsia"/>
        </w:rPr>
        <w:t>（</w:t>
      </w:r>
      <w:r>
        <w:t>Best Matching 25</w:t>
      </w:r>
      <w:r>
        <w:rPr>
          <w:rFonts w:hint="eastAsia"/>
        </w:rPr>
        <w:t>）算法检索从文本块库中召回相关证据</w:t>
      </w:r>
      <w:r>
        <w:t>，</w:t>
      </w:r>
      <w:r>
        <w:rPr>
          <w:rFonts w:hint="eastAsia"/>
        </w:rPr>
        <w:t>在此</w:t>
      </w:r>
      <w:r>
        <w:t>基础上引入文本嵌入（</w:t>
      </w:r>
      <w:r>
        <w:t>Embedding</w:t>
      </w:r>
      <w:r>
        <w:t>）向量检索通道，通过查询改写机制对每个字段生成多条扩展查询，分别执行</w:t>
      </w:r>
      <w:r>
        <w:t>BM25</w:t>
      </w:r>
      <w:r>
        <w:t>召回后合并，可接入向量索引，以互惠排序融合（</w:t>
      </w:r>
      <w:r>
        <w:t>Reciprocal Rank Fusion</w:t>
      </w:r>
      <w:r>
        <w:t>，</w:t>
      </w:r>
      <w:r>
        <w:t>RRF</w:t>
      </w:r>
      <w:r>
        <w:t>）将两路结果统一排序</w:t>
      </w:r>
      <w:r w:rsidR="00264B4B">
        <w:rPr>
          <w:rFonts w:hint="eastAsia"/>
        </w:rPr>
        <w:t>，</w:t>
      </w:r>
      <w:r>
        <w:t>进一步提升语义层面的证据召回能力</w:t>
      </w:r>
      <w:r w:rsidR="00CC0EB9">
        <w:rPr>
          <w:rFonts w:hint="eastAsia"/>
        </w:rPr>
        <w:t>，</w:t>
      </w:r>
      <w:r>
        <w:rPr>
          <w:rFonts w:hint="eastAsia"/>
        </w:rPr>
        <w:t>再调用</w:t>
      </w:r>
      <w:r w:rsidR="004D232C">
        <w:rPr>
          <w:rFonts w:hint="eastAsia"/>
        </w:rPr>
        <w:t>LLM</w:t>
      </w:r>
      <w:r>
        <w:rPr>
          <w:rFonts w:hint="eastAsia"/>
        </w:rPr>
        <w:t>进行批量字段抽取，最终形成</w:t>
      </w:r>
      <w:r>
        <w:rPr>
          <w:rFonts w:hint="eastAsia"/>
        </w:rPr>
        <w:t>JSON</w:t>
      </w:r>
      <w:r>
        <w:rPr>
          <w:rFonts w:hint="eastAsia"/>
        </w:rPr>
        <w:t>或</w:t>
      </w:r>
      <w:r>
        <w:rPr>
          <w:rFonts w:hint="eastAsia"/>
        </w:rPr>
        <w:t>CSV</w:t>
      </w:r>
      <w:r>
        <w:rPr>
          <w:rFonts w:hint="eastAsia"/>
        </w:rPr>
        <w:t>格式结果。</w:t>
      </w:r>
      <w:r w:rsidR="002D0F6B">
        <w:rPr>
          <w:rFonts w:hint="eastAsia"/>
        </w:rPr>
        <w:t>为了确保应用于严肃文本场景下所要求的</w:t>
      </w:r>
      <w:r w:rsidR="00B23BC0">
        <w:rPr>
          <w:rFonts w:hint="eastAsia"/>
        </w:rPr>
        <w:t>高</w:t>
      </w:r>
      <w:r w:rsidR="00434447">
        <w:rPr>
          <w:rFonts w:hint="eastAsia"/>
        </w:rPr>
        <w:t>准确</w:t>
      </w:r>
      <w:r w:rsidR="00B23BC0">
        <w:rPr>
          <w:rFonts w:hint="eastAsia"/>
        </w:rPr>
        <w:t>性</w:t>
      </w:r>
      <w:r>
        <w:rPr>
          <w:rFonts w:hint="eastAsia"/>
        </w:rPr>
        <w:t>，系统还通过前端功能支持字段级人工检查、修改和导出，使结果能够被复核，也便于后续分析和数据管理使用。</w:t>
      </w:r>
    </w:p>
    <w:p w14:paraId="0D2DB208" w14:textId="77777777" w:rsidR="00F464BC" w:rsidRDefault="00000000">
      <w:pPr>
        <w:ind w:firstLine="420"/>
      </w:pPr>
      <w:r>
        <w:rPr>
          <w:rFonts w:hint="eastAsia"/>
        </w:rPr>
        <w:t>整体而言，本方案不是单纯对</w:t>
      </w:r>
      <w:r>
        <w:rPr>
          <w:rFonts w:hint="eastAsia"/>
        </w:rPr>
        <w:t>ESG</w:t>
      </w:r>
      <w:r>
        <w:rPr>
          <w:rFonts w:hint="eastAsia"/>
        </w:rPr>
        <w:t>报告进行文字识别，而是面向复杂</w:t>
      </w:r>
      <w:r>
        <w:rPr>
          <w:rFonts w:hint="eastAsia"/>
        </w:rPr>
        <w:t>PDF</w:t>
      </w:r>
      <w:r>
        <w:rPr>
          <w:rFonts w:hint="eastAsia"/>
        </w:rPr>
        <w:t>报告构建了一套从文档准入、页面筛选、混合解析、证据检索，到字段抽取和人工复核的智能处理流程。通过这一流程，可以在一定程度上缓解</w:t>
      </w:r>
      <w:r>
        <w:rPr>
          <w:rFonts w:hint="eastAsia"/>
        </w:rPr>
        <w:t>ESG</w:t>
      </w:r>
      <w:r>
        <w:rPr>
          <w:rFonts w:hint="eastAsia"/>
        </w:rPr>
        <w:t>报告数据“数量多、格式乱、提取难、利用低”</w:t>
      </w:r>
      <w:r>
        <w:rPr>
          <w:rFonts w:hint="eastAsia"/>
        </w:rPr>
        <w:lastRenderedPageBreak/>
        <w:t>的问题，并为</w:t>
      </w:r>
      <w:r>
        <w:rPr>
          <w:rFonts w:hint="eastAsia"/>
        </w:rPr>
        <w:t>ESG</w:t>
      </w:r>
      <w:r>
        <w:rPr>
          <w:rFonts w:hint="eastAsia"/>
        </w:rPr>
        <w:t>信息披露、数据治理和智能分析提供可扩展的技术支撑。</w:t>
      </w:r>
    </w:p>
    <w:p w14:paraId="2D1394BB" w14:textId="77777777" w:rsidR="00F464BC" w:rsidRDefault="00F464BC">
      <w:pPr>
        <w:ind w:firstLine="420"/>
        <w:jc w:val="center"/>
      </w:pPr>
    </w:p>
    <w:p w14:paraId="4B91293D" w14:textId="77777777" w:rsidR="00F464BC" w:rsidRDefault="00000000">
      <w:pPr>
        <w:pStyle w:val="a"/>
        <w:ind w:left="0"/>
      </w:pPr>
      <w:r>
        <w:rPr>
          <w:rFonts w:hint="eastAsia"/>
        </w:rPr>
        <w:t>项目构建</w:t>
      </w:r>
    </w:p>
    <w:p w14:paraId="4DEFFA1E" w14:textId="77777777" w:rsidR="00F464BC" w:rsidRDefault="00000000">
      <w:pPr>
        <w:pStyle w:val="a0"/>
      </w:pPr>
      <w:r>
        <w:rPr>
          <w:rFonts w:hint="eastAsia"/>
        </w:rPr>
        <w:t>总体架构</w:t>
      </w:r>
    </w:p>
    <w:p w14:paraId="33CE5F05" w14:textId="77777777" w:rsidR="00F464BC" w:rsidRDefault="00000000">
      <w:pPr>
        <w:ind w:firstLine="420"/>
      </w:pPr>
      <w:r>
        <w:rPr>
          <w:rFonts w:hint="eastAsia"/>
        </w:rPr>
        <w:t>ESG</w:t>
      </w:r>
      <w:r>
        <w:rPr>
          <w:rFonts w:hint="eastAsia"/>
        </w:rPr>
        <w:t>报告普遍存在篇幅冗长、信息密度不均的特点，报告多为</w:t>
      </w:r>
      <w:r>
        <w:rPr>
          <w:rFonts w:hint="eastAsia"/>
        </w:rPr>
        <w:t>80</w:t>
      </w:r>
      <w:r>
        <w:rPr>
          <w:rFonts w:hint="eastAsia"/>
        </w:rPr>
        <w:t>至</w:t>
      </w:r>
      <w:r>
        <w:rPr>
          <w:rFonts w:hint="eastAsia"/>
        </w:rPr>
        <w:t>200</w:t>
      </w:r>
      <w:r>
        <w:rPr>
          <w:rFonts w:hint="eastAsia"/>
        </w:rPr>
        <w:t>页，封面、目录、宣传致辞等低价值内容占比极高，核心</w:t>
      </w:r>
      <w:r>
        <w:rPr>
          <w:rFonts w:hint="eastAsia"/>
        </w:rPr>
        <w:t>ESG</w:t>
      </w:r>
      <w:r>
        <w:rPr>
          <w:rFonts w:hint="eastAsia"/>
        </w:rPr>
        <w:t>量化数据仅集中于少数表格与图文页面。若对全量页面采用高精度视觉版面模型解析，会大幅增加计算量与时间成本，难以满足工程落地需求。</w:t>
      </w:r>
    </w:p>
    <w:p w14:paraId="0268380D" w14:textId="09575CF5" w:rsidR="00F464BC" w:rsidRDefault="00000000">
      <w:pPr>
        <w:ind w:firstLine="420"/>
      </w:pPr>
      <w:r>
        <w:rPr>
          <w:rFonts w:hint="eastAsia"/>
        </w:rPr>
        <w:t>针对上述痛点，本</w:t>
      </w:r>
      <w:r w:rsidR="009D2FF8">
        <w:rPr>
          <w:rFonts w:hint="eastAsia"/>
        </w:rPr>
        <w:t>方案</w:t>
      </w:r>
      <w:r>
        <w:rPr>
          <w:rFonts w:hint="eastAsia"/>
        </w:rPr>
        <w:t>提出漏斗式降噪的分层过滤解析架构。该架构的核心是以尽量低的计算代价，在尽量早的阶段，将不含有效</w:t>
      </w:r>
      <w:r>
        <w:rPr>
          <w:rFonts w:hint="eastAsia"/>
        </w:rPr>
        <w:t>ESG</w:t>
      </w:r>
      <w:r>
        <w:rPr>
          <w:rFonts w:hint="eastAsia"/>
        </w:rPr>
        <w:t>结构化信息的页面或文档排除在深度解析流程之外，仅对确实承载高密度指标数据的页面投入昂贵的解析与抽取资源。整体流程分为五个递进层次，形成从文档级到页面级、从规则驱动到模型辅助的完整决策链路。</w:t>
      </w:r>
    </w:p>
    <w:p w14:paraId="733AF91A" w14:textId="77777777" w:rsidR="00F464BC" w:rsidRDefault="00000000">
      <w:pPr>
        <w:ind w:firstLine="420"/>
      </w:pPr>
      <w:r>
        <w:rPr>
          <w:rFonts w:hint="eastAsia"/>
        </w:rPr>
        <w:t>第一层为文档级硬规则过滤，速度快、消耗低。系统读取</w:t>
      </w:r>
      <w:r>
        <w:rPr>
          <w:rFonts w:hint="eastAsia"/>
        </w:rPr>
        <w:t>PDF</w:t>
      </w:r>
      <w:r>
        <w:rPr>
          <w:rFonts w:hint="eastAsia"/>
        </w:rPr>
        <w:t>文件名及前两页文本，基于预定义的</w:t>
      </w:r>
      <w:r>
        <w:rPr>
          <w:rFonts w:hint="eastAsia"/>
        </w:rPr>
        <w:t>ESG</w:t>
      </w:r>
      <w:r>
        <w:rPr>
          <w:rFonts w:hint="eastAsia"/>
        </w:rPr>
        <w:t>标题关键词集合与排除词典，判断文档是否为有效的</w:t>
      </w:r>
      <w:r>
        <w:rPr>
          <w:rFonts w:hint="eastAsia"/>
        </w:rPr>
        <w:t>ESG</w:t>
      </w:r>
      <w:r>
        <w:rPr>
          <w:rFonts w:hint="eastAsia"/>
        </w:rPr>
        <w:t>或可持续发展报告。若文档为传统社会责任报告、鉴证声明或报告摘要，则立即标记问题以让用户知晓，并终止后续流程，防止低质量文档污染最终抽取结果集。</w:t>
      </w:r>
    </w:p>
    <w:p w14:paraId="387344FF" w14:textId="77777777" w:rsidR="00F464BC" w:rsidRDefault="00000000">
      <w:pPr>
        <w:ind w:firstLine="420"/>
      </w:pPr>
      <w:r>
        <w:rPr>
          <w:rFonts w:hint="eastAsia"/>
        </w:rPr>
        <w:t>第二层为页面级启发式评估，旨在分流文档。对通过第一层过滤的文档，系统利用</w:t>
      </w:r>
      <w:r>
        <w:rPr>
          <w:rFonts w:hint="eastAsia"/>
        </w:rPr>
        <w:t>PyMuPDF</w:t>
      </w:r>
      <w:r>
        <w:rPr>
          <w:rFonts w:hint="eastAsia"/>
        </w:rPr>
        <w:t>库对每一页进行快速文本提取，计算包含数字密度、</w:t>
      </w:r>
      <w:r>
        <w:rPr>
          <w:rFonts w:hint="eastAsia"/>
        </w:rPr>
        <w:t>ESG</w:t>
      </w:r>
      <w:r>
        <w:rPr>
          <w:rFonts w:hint="eastAsia"/>
        </w:rPr>
        <w:t>关键词命中、表格行特征、年份出现等多维指标在内的信息密度综合得分。该过程无需调用任何大模型，执行效率高。</w:t>
      </w:r>
    </w:p>
    <w:p w14:paraId="392AC06E" w14:textId="77777777" w:rsidR="00F464BC" w:rsidRDefault="00000000">
      <w:pPr>
        <w:ind w:firstLine="420"/>
      </w:pPr>
      <w:r>
        <w:rPr>
          <w:rFonts w:hint="eastAsia"/>
        </w:rPr>
        <w:t>第三层为</w:t>
      </w:r>
      <w:r>
        <w:rPr>
          <w:rFonts w:hint="eastAsia"/>
        </w:rPr>
        <w:t>LLM</w:t>
      </w:r>
      <w:r>
        <w:rPr>
          <w:rFonts w:hint="eastAsia"/>
        </w:rPr>
        <w:t>灰区仲裁，对信息密度得分处于中间模糊区间的页面，系统将其特征摘要提交至轻量级</w:t>
      </w:r>
      <w:r>
        <w:rPr>
          <w:rFonts w:hint="eastAsia"/>
        </w:rPr>
        <w:t>LLM</w:t>
      </w:r>
      <w:r>
        <w:rPr>
          <w:rFonts w:hint="eastAsia"/>
        </w:rPr>
        <w:t>进行二次判断。</w:t>
      </w:r>
      <w:r>
        <w:rPr>
          <w:rFonts w:hint="eastAsia"/>
        </w:rPr>
        <w:t>LLM</w:t>
      </w:r>
      <w:r>
        <w:rPr>
          <w:rFonts w:hint="eastAsia"/>
        </w:rPr>
        <w:t>在语义理解方面有强大的功能，最终给出是否值得深度解析的裁决，从而弥补纯规则评分对复杂图文版面的误判缺陷。</w:t>
      </w:r>
    </w:p>
    <w:p w14:paraId="0C49816F" w14:textId="77777777" w:rsidR="00F464BC" w:rsidRDefault="00000000">
      <w:pPr>
        <w:ind w:firstLine="420"/>
      </w:pPr>
      <w:r>
        <w:rPr>
          <w:rFonts w:hint="eastAsia"/>
        </w:rPr>
        <w:t>第四层为混合分流解析。根据前三层的判断结果，系统将页面分流至高价值页面进入</w:t>
      </w:r>
      <w:r>
        <w:rPr>
          <w:rFonts w:hint="eastAsia"/>
        </w:rPr>
        <w:t>MinerU</w:t>
      </w:r>
      <w:r>
        <w:rPr>
          <w:rFonts w:hint="eastAsia"/>
        </w:rPr>
        <w:t>深度解析通道，获得高质量</w:t>
      </w:r>
      <w:r>
        <w:rPr>
          <w:rFonts w:hint="eastAsia"/>
        </w:rPr>
        <w:t>Markdown</w:t>
      </w:r>
      <w:r>
        <w:rPr>
          <w:rFonts w:hint="eastAsia"/>
        </w:rPr>
        <w:t>格式文本；其余低价值页面则降级至</w:t>
      </w:r>
      <w:r>
        <w:rPr>
          <w:rFonts w:hint="eastAsia"/>
        </w:rPr>
        <w:t>PyMuPDF</w:t>
      </w:r>
      <w:r>
        <w:rPr>
          <w:rFonts w:hint="eastAsia"/>
        </w:rPr>
        <w:t>快速文本提取通道。两通道输出统一经切块处理后，构建面向</w:t>
      </w:r>
      <w:r>
        <w:rPr>
          <w:rFonts w:hint="eastAsia"/>
        </w:rPr>
        <w:t>RAG</w:t>
      </w:r>
      <w:r>
        <w:rPr>
          <w:rFonts w:hint="eastAsia"/>
        </w:rPr>
        <w:t>的标准化文本块库。</w:t>
      </w:r>
    </w:p>
    <w:p w14:paraId="38193308" w14:textId="77777777" w:rsidR="00F464BC" w:rsidRDefault="00000000">
      <w:pPr>
        <w:ind w:firstLine="420"/>
      </w:pPr>
      <w:r>
        <w:rPr>
          <w:rFonts w:hint="eastAsia"/>
        </w:rPr>
        <w:t>第五层为字段级</w:t>
      </w:r>
      <w:r>
        <w:rPr>
          <w:rFonts w:hint="eastAsia"/>
        </w:rPr>
        <w:t>RAG</w:t>
      </w:r>
      <w:r>
        <w:rPr>
          <w:rFonts w:hint="eastAsia"/>
        </w:rPr>
        <w:t>抽取，系统基于预定义的</w:t>
      </w:r>
      <w:r>
        <w:rPr>
          <w:rFonts w:hint="eastAsia"/>
        </w:rPr>
        <w:t>60</w:t>
      </w:r>
      <w:r>
        <w:rPr>
          <w:rFonts w:hint="eastAsia"/>
        </w:rPr>
        <w:t>字段</w:t>
      </w:r>
      <w:r>
        <w:rPr>
          <w:rFonts w:hint="eastAsia"/>
        </w:rPr>
        <w:t>ESG</w:t>
      </w:r>
      <w:r>
        <w:rPr>
          <w:rFonts w:hint="eastAsia"/>
        </w:rPr>
        <w:t>指标数据库，为每个字段构建检索查询，</w:t>
      </w:r>
      <w:r>
        <w:t>通过查询改写生成多条扩展查询后，以</w:t>
      </w:r>
      <w:r>
        <w:t>BM25</w:t>
      </w:r>
      <w:r>
        <w:t>多路合并与可选嵌入向量检索经</w:t>
      </w:r>
      <w:r>
        <w:t>RRF</w:t>
      </w:r>
      <w:r>
        <w:t>融合的方式从文本块库中召回相关证据，再以批量方式调用大语言模型执行结构化字段抽取</w:t>
      </w:r>
      <w:r>
        <w:rPr>
          <w:rFonts w:hint="eastAsia"/>
        </w:rPr>
        <w:t>，最终输出</w:t>
      </w:r>
      <w:r>
        <w:rPr>
          <w:rFonts w:hint="eastAsia"/>
        </w:rPr>
        <w:t>JSON</w:t>
      </w:r>
      <w:r>
        <w:rPr>
          <w:rFonts w:hint="eastAsia"/>
        </w:rPr>
        <w:t>或</w:t>
      </w:r>
      <w:r>
        <w:rPr>
          <w:rFonts w:hint="eastAsia"/>
        </w:rPr>
        <w:t>CSV</w:t>
      </w:r>
      <w:r>
        <w:rPr>
          <w:rFonts w:hint="eastAsia"/>
        </w:rPr>
        <w:t>格式结果，</w:t>
      </w:r>
      <w:r>
        <w:t>支持</w:t>
      </w:r>
      <w:r>
        <w:rPr>
          <w:color w:val="C00000"/>
        </w:rPr>
        <w:t>基于</w:t>
      </w:r>
      <w:r>
        <w:rPr>
          <w:color w:val="C00000"/>
        </w:rPr>
        <w:t>React</w:t>
      </w:r>
      <w:r>
        <w:rPr>
          <w:rFonts w:hint="eastAsia"/>
          <w:color w:val="C00000"/>
        </w:rPr>
        <w:t>的</w:t>
      </w:r>
      <w:r>
        <w:rPr>
          <w:color w:val="C00000"/>
        </w:rPr>
        <w:t>前端</w:t>
      </w:r>
      <w:r>
        <w:t>人工复核界面</w:t>
      </w:r>
      <w:r>
        <w:rPr>
          <w:rFonts w:hint="eastAsia"/>
        </w:rPr>
        <w:t>，可进行</w:t>
      </w:r>
      <w:r>
        <w:t>字段级审核、驳回与修改操作</w:t>
      </w:r>
      <w:r>
        <w:rPr>
          <w:rFonts w:hint="eastAsia"/>
        </w:rPr>
        <w:t>。</w:t>
      </w:r>
    </w:p>
    <w:p w14:paraId="7279E6FF" w14:textId="77777777" w:rsidR="00F464BC" w:rsidRDefault="00000000">
      <w:pPr>
        <w:ind w:firstLine="420"/>
      </w:pPr>
      <w:r>
        <w:rPr>
          <w:rFonts w:hint="eastAsia"/>
        </w:rPr>
        <w:t>技</w:t>
      </w:r>
      <w:r>
        <w:rPr>
          <w:rFonts w:hint="eastAsia"/>
          <w:highlight w:val="yellow"/>
        </w:rPr>
        <w:t>术路线图如下：</w:t>
      </w:r>
    </w:p>
    <w:p w14:paraId="09FDF6CF" w14:textId="77777777" w:rsidR="00F464BC" w:rsidRDefault="00000000">
      <w:pPr>
        <w:ind w:firstLineChars="0" w:firstLine="0"/>
        <w:jc w:val="center"/>
      </w:pPr>
      <w:r>
        <w:rPr>
          <w:noProof/>
        </w:rPr>
        <w:lastRenderedPageBreak/>
        <w:drawing>
          <wp:inline distT="0" distB="0" distL="0" distR="0" wp14:anchorId="7BA567AA" wp14:editId="1386F094">
            <wp:extent cx="2392680" cy="4716145"/>
            <wp:effectExtent l="0" t="0" r="7620" b="0"/>
            <wp:docPr id="87525482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54820" name="图形 1"/>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397400" cy="4724398"/>
                    </a:xfrm>
                    <a:prstGeom prst="rect">
                      <a:avLst/>
                    </a:prstGeom>
                  </pic:spPr>
                </pic:pic>
              </a:graphicData>
            </a:graphic>
          </wp:inline>
        </w:drawing>
      </w:r>
    </w:p>
    <w:p w14:paraId="01E783DA" w14:textId="77777777" w:rsidR="00F464BC" w:rsidRDefault="00000000">
      <w:pPr>
        <w:pStyle w:val="a0"/>
      </w:pPr>
      <w:r>
        <w:rPr>
          <w:rFonts w:hint="eastAsia"/>
        </w:rPr>
        <w:t>数据获取</w:t>
      </w:r>
    </w:p>
    <w:p w14:paraId="29B9F021" w14:textId="4B043656" w:rsidR="00F464BC" w:rsidRDefault="00000000">
      <w:pPr>
        <w:ind w:firstLine="420"/>
      </w:pPr>
      <w:r>
        <w:t>ESG</w:t>
      </w:r>
      <w:r>
        <w:t>报告通常以</w:t>
      </w:r>
      <w:r>
        <w:t>PDF</w:t>
      </w:r>
      <w:r>
        <w:t>格式进行</w:t>
      </w:r>
      <w:r>
        <w:rPr>
          <w:rFonts w:hint="eastAsia"/>
        </w:rPr>
        <w:t>公开</w:t>
      </w:r>
      <w:r>
        <w:t>披露，非结构化的文档形态使得信息提取面临巨大挑战。在遵循合法合规原则的基础上，本</w:t>
      </w:r>
      <w:r w:rsidR="009D2FF8">
        <w:rPr>
          <w:rFonts w:hint="eastAsia"/>
        </w:rPr>
        <w:t>方案</w:t>
      </w:r>
      <w:r>
        <w:t>的数据采集工作主要</w:t>
      </w:r>
      <w:r>
        <w:rPr>
          <w:rFonts w:hint="eastAsia"/>
        </w:rPr>
        <w:t>以</w:t>
      </w:r>
      <w:r>
        <w:t>中国证监会指定的信息披露平台巨潮资讯网（</w:t>
      </w:r>
      <w:r>
        <w:t>www.cninfo.com.cn</w:t>
      </w:r>
      <w:r>
        <w:t>）作为核心数据来源</w:t>
      </w:r>
      <w:r>
        <w:rPr>
          <w:rFonts w:hint="eastAsia"/>
        </w:rPr>
        <w:t>，通过网络爬虫采集到</w:t>
      </w:r>
      <w:r>
        <w:rPr>
          <w:rFonts w:hint="eastAsia"/>
          <w:color w:val="EE0000"/>
        </w:rPr>
        <w:t>200</w:t>
      </w:r>
      <w:r>
        <w:rPr>
          <w:rFonts w:hint="eastAsia"/>
        </w:rPr>
        <w:t>份数据，构成了本方案的数据集。</w:t>
      </w:r>
    </w:p>
    <w:p w14:paraId="5D3DE2BA" w14:textId="77777777" w:rsidR="00F464BC" w:rsidRDefault="00000000">
      <w:pPr>
        <w:ind w:firstLine="420"/>
      </w:pPr>
      <w:r>
        <w:t>通过模拟浏览器行为向服务器发送</w:t>
      </w:r>
      <w:r>
        <w:t>POST</w:t>
      </w:r>
      <w:r>
        <w:t>请求</w:t>
      </w:r>
      <w:r>
        <w:rPr>
          <w:rFonts w:hint="eastAsia"/>
        </w:rPr>
        <w:t>，使用常用的爬虫工具</w:t>
      </w:r>
      <w:r>
        <w:t>，批量</w:t>
      </w:r>
      <w:r>
        <w:rPr>
          <w:rFonts w:hint="eastAsia"/>
        </w:rPr>
        <w:t>抓取</w:t>
      </w:r>
      <w:r>
        <w:t>下载</w:t>
      </w:r>
      <w:r>
        <w:rPr>
          <w:rFonts w:hint="eastAsia"/>
        </w:rPr>
        <w:t>符合关键词“</w:t>
      </w:r>
      <w:r>
        <w:t>ESG</w:t>
      </w:r>
      <w:r>
        <w:t>报告</w:t>
      </w:r>
      <w:r>
        <w:rPr>
          <w:rFonts w:hint="eastAsia"/>
        </w:rPr>
        <w:t>”“</w:t>
      </w:r>
      <w:r>
        <w:t>环境、社会和公司治理报告</w:t>
      </w:r>
      <w:r>
        <w:rPr>
          <w:rFonts w:hint="eastAsia"/>
        </w:rPr>
        <w:t>”“</w:t>
      </w:r>
      <w:r>
        <w:t>社会责任报告</w:t>
      </w:r>
      <w:r>
        <w:rPr>
          <w:rFonts w:hint="eastAsia"/>
        </w:rPr>
        <w:t>”“</w:t>
      </w:r>
      <w:r>
        <w:t>可持续发展报告</w:t>
      </w:r>
      <w:r>
        <w:rPr>
          <w:rFonts w:hint="eastAsia"/>
        </w:rPr>
        <w:t>”的</w:t>
      </w:r>
      <w:r>
        <w:rPr>
          <w:rFonts w:hint="eastAsia"/>
        </w:rPr>
        <w:t>PDF</w:t>
      </w:r>
      <w:r>
        <w:rPr>
          <w:rFonts w:hint="eastAsia"/>
        </w:rPr>
        <w:t>文档。</w:t>
      </w:r>
      <w:r>
        <w:t>针对巨潮资讯网的动态加载特性，本</w:t>
      </w:r>
      <w:r>
        <w:rPr>
          <w:rFonts w:hint="eastAsia"/>
        </w:rPr>
        <w:t>方案</w:t>
      </w:r>
      <w:r>
        <w:t>的技术采用基于</w:t>
      </w:r>
      <w:r>
        <w:t>urllib</w:t>
      </w:r>
      <w:r>
        <w:t>库的底层</w:t>
      </w:r>
      <w:r>
        <w:t>HTTP</w:t>
      </w:r>
      <w:r>
        <w:t>通信机制。系统通过构造符合网站</w:t>
      </w:r>
      <w:r>
        <w:t>API</w:t>
      </w:r>
      <w:r>
        <w:t>规范的</w:t>
      </w:r>
      <w:r>
        <w:t>POST</w:t>
      </w:r>
      <w:r>
        <w:t>请求，直接与后端数据接口进行交互，精准传递包含关键词、日期范围及分页参数的</w:t>
      </w:r>
      <w:r>
        <w:t>Payload</w:t>
      </w:r>
      <w:r>
        <w:t>数据，从而高效获取</w:t>
      </w:r>
      <w:r>
        <w:t>JSON</w:t>
      </w:r>
      <w:r>
        <w:t>格式的公告元数据。在数据持久化阶段，利用</w:t>
      </w:r>
      <w:r>
        <w:t>html</w:t>
      </w:r>
      <w:r>
        <w:t>与</w:t>
      </w:r>
      <w:r>
        <w:t>re</w:t>
      </w:r>
      <w:r>
        <w:t>模块对下载的文件名进行转义处理和非法字符清洗，确保了大规模数据存储的规范性与可读性。该方案不仅有效规避了动态加载内容的抓取难点，还通过请求头伪装与时间间隔控制，确保了数据获取的稳定性与合规性，为后续的解析与分析提供高质量的原始数据支撑。</w:t>
      </w:r>
    </w:p>
    <w:p w14:paraId="2A2FE804" w14:textId="77777777" w:rsidR="00F464BC" w:rsidRDefault="00000000">
      <w:pPr>
        <w:ind w:firstLine="420"/>
      </w:pPr>
      <w:r>
        <w:rPr>
          <w:rFonts w:hint="eastAsia"/>
        </w:rPr>
        <w:t>在本方案架构中，上传的</w:t>
      </w:r>
      <w:r>
        <w:rPr>
          <w:rFonts w:hint="eastAsia"/>
        </w:rPr>
        <w:t>PDF</w:t>
      </w:r>
      <w:r>
        <w:rPr>
          <w:rFonts w:hint="eastAsia"/>
        </w:rPr>
        <w:t>首先会经过一个文档准入过滤层级，采用设定的关键词</w:t>
      </w:r>
      <w:r>
        <w:rPr>
          <w:rFonts w:hint="eastAsia"/>
        </w:rPr>
        <w:lastRenderedPageBreak/>
        <w:t>词典来排除不相关的文档，并提醒用户。被纳入的文档则会进入下一层文档扫描环节，这样的机制有利于提高提取效率，也避免了大量空值对数据集的污染。</w:t>
      </w:r>
    </w:p>
    <w:p w14:paraId="0AE4B141" w14:textId="77777777" w:rsidR="00F464BC" w:rsidRDefault="00F464BC">
      <w:pPr>
        <w:ind w:firstLine="420"/>
      </w:pPr>
    </w:p>
    <w:p w14:paraId="4D2A0EE7" w14:textId="77777777" w:rsidR="00F464BC" w:rsidRDefault="00000000">
      <w:pPr>
        <w:pStyle w:val="a0"/>
      </w:pPr>
      <w:r>
        <w:rPr>
          <w:rFonts w:hint="eastAsia"/>
        </w:rPr>
        <w:t>ESG</w:t>
      </w:r>
      <w:r>
        <w:rPr>
          <w:rFonts w:hint="eastAsia"/>
        </w:rPr>
        <w:t>指标构建</w:t>
      </w:r>
    </w:p>
    <w:p w14:paraId="618A8D02" w14:textId="77777777" w:rsidR="00F464BC" w:rsidRDefault="00000000">
      <w:pPr>
        <w:ind w:firstLine="420"/>
      </w:pPr>
      <w:r>
        <w:rPr>
          <w:rFonts w:hint="eastAsia"/>
        </w:rPr>
        <w:t>本方案构建了一套面向</w:t>
      </w:r>
      <w:r>
        <w:rPr>
          <w:rFonts w:hint="eastAsia"/>
        </w:rPr>
        <w:t>A</w:t>
      </w:r>
      <w:r>
        <w:rPr>
          <w:rFonts w:hint="eastAsia"/>
        </w:rPr>
        <w:t>股上市公司的跨行业核心</w:t>
      </w:r>
      <w:r>
        <w:rPr>
          <w:rFonts w:hint="eastAsia"/>
        </w:rPr>
        <w:t>ESG</w:t>
      </w:r>
      <w:r>
        <w:rPr>
          <w:rFonts w:hint="eastAsia"/>
        </w:rPr>
        <w:t>指标体系，共计</w:t>
      </w:r>
      <w:r>
        <w:rPr>
          <w:rFonts w:hint="eastAsia"/>
        </w:rPr>
        <w:t>60</w:t>
      </w:r>
      <w:r>
        <w:rPr>
          <w:rFonts w:hint="eastAsia"/>
        </w:rPr>
        <w:t>个关键字段，严格遵循高频披露、可结构化抽取、可人工复核、跨行业可比的设计原则。该体系不追求穷尽所有行业细节，而是聚焦监管关注度高、报告中出现频率稳定、具备明确证据支撑的核心指标，形成稳定且可扩展的抽取骨架。</w:t>
      </w:r>
    </w:p>
    <w:p w14:paraId="1B505E72" w14:textId="77777777" w:rsidR="00F464BC" w:rsidRDefault="00000000">
      <w:pPr>
        <w:ind w:firstLine="420"/>
      </w:pPr>
      <w:r>
        <w:rPr>
          <w:rFonts w:hint="eastAsia"/>
        </w:rPr>
        <w:t>指标体系按</w:t>
      </w:r>
      <w:r>
        <w:t>环境、社会、治理</w:t>
      </w:r>
      <w:r>
        <w:rPr>
          <w:rFonts w:hint="eastAsia"/>
        </w:rPr>
        <w:t>三大维度搭建，覆盖气候变化、资源利用、污染防治、员工权益、供应链管理、创新驱动、公司治理、商业道德等核心议题。其中环境维度</w:t>
      </w:r>
      <w:r>
        <w:rPr>
          <w:rFonts w:hint="eastAsia"/>
        </w:rPr>
        <w:t>22</w:t>
      </w:r>
      <w:r>
        <w:rPr>
          <w:rFonts w:hint="eastAsia"/>
        </w:rPr>
        <w:t>项，重点围绕温室气体排放、能源消耗、水资源管理、废弃物处理及生态保护展开；社会维度</w:t>
      </w:r>
      <w:r>
        <w:rPr>
          <w:rFonts w:hint="eastAsia"/>
        </w:rPr>
        <w:t>28</w:t>
      </w:r>
      <w:r>
        <w:rPr>
          <w:rFonts w:hint="eastAsia"/>
        </w:rPr>
        <w:t>项，聚焦员工结构与发展、职业健康安全、产品责任、数据隐私、供应链可持续性及社会贡献；治理维度</w:t>
      </w:r>
      <w:r>
        <w:rPr>
          <w:rFonts w:hint="eastAsia"/>
        </w:rPr>
        <w:t>10</w:t>
      </w:r>
      <w:r>
        <w:rPr>
          <w:rFonts w:hint="eastAsia"/>
        </w:rPr>
        <w:t>项，强调董事会结构、</w:t>
      </w:r>
      <w:r>
        <w:rPr>
          <w:rFonts w:hint="eastAsia"/>
        </w:rPr>
        <w:t>ESG</w:t>
      </w:r>
      <w:r>
        <w:rPr>
          <w:rFonts w:hint="eastAsia"/>
        </w:rPr>
        <w:t>治理架构、信息披露、投资者关系及风险合规管理。</w:t>
      </w:r>
    </w:p>
    <w:p w14:paraId="7543F149" w14:textId="77777777" w:rsidR="00F464BC" w:rsidRDefault="00000000">
      <w:pPr>
        <w:ind w:firstLine="420"/>
      </w:pPr>
      <w:r>
        <w:rPr>
          <w:rFonts w:hint="eastAsia"/>
        </w:rPr>
        <w:t>为适应报告中披露形式的多样性，本方案将指标划分为</w:t>
      </w:r>
      <w:r>
        <w:rPr>
          <w:rFonts w:hint="eastAsia"/>
        </w:rPr>
        <w:t>23</w:t>
      </w:r>
      <w:r>
        <w:rPr>
          <w:rFonts w:hint="eastAsia"/>
        </w:rPr>
        <w:t>项定量指标、</w:t>
      </w:r>
      <w:r>
        <w:rPr>
          <w:rFonts w:hint="eastAsia"/>
        </w:rPr>
        <w:t>27</w:t>
      </w:r>
      <w:r>
        <w:rPr>
          <w:rFonts w:hint="eastAsia"/>
        </w:rPr>
        <w:t>项定性指标与</w:t>
      </w:r>
      <w:r>
        <w:rPr>
          <w:rFonts w:hint="eastAsia"/>
        </w:rPr>
        <w:t>10</w:t>
      </w:r>
      <w:r>
        <w:rPr>
          <w:rFonts w:hint="eastAsia"/>
        </w:rPr>
        <w:t>项混合指标。定量指标侧重数值、单位与年份的精准映射，例如温室气体排放总量、员工总数、研发投入等；定性指标侧重治理机制、政策措施的语义提炼，例如气候变化治理机制、反商业贿赂与反贪污等；混合指标则兼顾数值与制度描述，支持灵活抽取。</w:t>
      </w:r>
    </w:p>
    <w:p w14:paraId="4A8C6E5C" w14:textId="77777777" w:rsidR="00F464BC" w:rsidRDefault="00000000">
      <w:pPr>
        <w:ind w:firstLineChars="0" w:firstLine="0"/>
      </w:pPr>
      <w:r>
        <w:rPr>
          <w:rFonts w:hint="eastAsia"/>
          <w:noProof/>
        </w:rPr>
        <w:drawing>
          <wp:inline distT="0" distB="0" distL="0" distR="0" wp14:anchorId="3AC80F25" wp14:editId="27F9CCD1">
            <wp:extent cx="5275580" cy="3018155"/>
            <wp:effectExtent l="0" t="0" r="1270" b="0"/>
            <wp:docPr id="7660786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78654" name="图片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86365" cy="3024325"/>
                    </a:xfrm>
                    <a:prstGeom prst="rect">
                      <a:avLst/>
                    </a:prstGeom>
                    <a:noFill/>
                    <a:ln>
                      <a:noFill/>
                    </a:ln>
                  </pic:spPr>
                </pic:pic>
              </a:graphicData>
            </a:graphic>
          </wp:inline>
        </w:drawing>
      </w:r>
    </w:p>
    <w:p w14:paraId="0872AE8B" w14:textId="77777777" w:rsidR="00F464BC" w:rsidRDefault="00000000">
      <w:pPr>
        <w:ind w:firstLine="420"/>
      </w:pPr>
      <w:r>
        <w:rPr>
          <w:rFonts w:hint="eastAsia"/>
        </w:rPr>
        <w:t>每个指标均配备完整元数据画像，包括中英文名称、所属议题、别名集合、检索关键词、领域知识、期望单位、必备证据约束及排除词典。这些画像共同构成字段配置，使模型在</w:t>
      </w:r>
      <w:r>
        <w:rPr>
          <w:rFonts w:hint="eastAsia"/>
        </w:rPr>
        <w:t>RAG</w:t>
      </w:r>
      <w:r>
        <w:rPr>
          <w:rFonts w:hint="eastAsia"/>
        </w:rPr>
        <w:t>检索阶段实现打分排序，提升证据召回的针对性与准确性。同时，通过代码中的规则强约束，</w:t>
      </w:r>
      <w:r>
        <w:rPr>
          <w:rFonts w:hint="eastAsia"/>
        </w:rPr>
        <w:lastRenderedPageBreak/>
        <w:t>有效抑制字段间混淆，例如区分“温室气体排放总量”与“范围一排放”，避免语义重叠导致的误匹配。</w:t>
      </w:r>
    </w:p>
    <w:p w14:paraId="329ECC49" w14:textId="77777777" w:rsidR="00F464BC" w:rsidRDefault="00000000">
      <w:pPr>
        <w:ind w:firstLine="420"/>
      </w:pPr>
      <w:r>
        <w:rPr>
          <w:rFonts w:hint="eastAsia"/>
        </w:rPr>
        <w:t>指标选择上，本方案采用优先纳入</w:t>
      </w:r>
      <w:r>
        <w:rPr>
          <w:rFonts w:hint="eastAsia"/>
        </w:rPr>
        <w:t>A</w:t>
      </w:r>
      <w:r>
        <w:rPr>
          <w:rFonts w:hint="eastAsia"/>
        </w:rPr>
        <w:t>股</w:t>
      </w:r>
      <w:r>
        <w:rPr>
          <w:rFonts w:hint="eastAsia"/>
        </w:rPr>
        <w:t>ESG</w:t>
      </w:r>
      <w:r>
        <w:rPr>
          <w:rFonts w:hint="eastAsia"/>
        </w:rPr>
        <w:t>报告高频披露项，兼顾定量绩效与定性机制，确保跨公司可比性；其次评估技术可抽取性，确保在后续解析提取流程中具备稳定证据链；最终保留人工复核友好性，支持字段级溯源与修改。</w:t>
      </w:r>
    </w:p>
    <w:p w14:paraId="110FD26E" w14:textId="77777777" w:rsidR="00F464BC" w:rsidRDefault="00000000">
      <w:pPr>
        <w:ind w:firstLine="420"/>
      </w:pPr>
      <w:r>
        <w:rPr>
          <w:rFonts w:hint="eastAsia"/>
        </w:rPr>
        <w:t>通过这一核心指标体系，本方案实现了从非结构化</w:t>
      </w:r>
      <w:r>
        <w:rPr>
          <w:rFonts w:hint="eastAsia"/>
        </w:rPr>
        <w:t>PDF</w:t>
      </w:r>
      <w:r>
        <w:rPr>
          <w:rFonts w:hint="eastAsia"/>
        </w:rPr>
        <w:t>到结构化</w:t>
      </w:r>
      <w:r>
        <w:rPr>
          <w:rFonts w:hint="eastAsia"/>
        </w:rPr>
        <w:t>JSON</w:t>
      </w:r>
      <w:r>
        <w:rPr>
          <w:rFonts w:hint="eastAsia"/>
        </w:rPr>
        <w:t>或</w:t>
      </w:r>
      <w:r>
        <w:rPr>
          <w:rFonts w:hint="eastAsia"/>
        </w:rPr>
        <w:t>CSV</w:t>
      </w:r>
      <w:r>
        <w:rPr>
          <w:rFonts w:hint="eastAsia"/>
        </w:rPr>
        <w:t>结果的端到端映射，为后续投资决策、监管审查与学术分析提供了高可信度的量化基础。</w:t>
      </w:r>
    </w:p>
    <w:p w14:paraId="27088B7F" w14:textId="77777777" w:rsidR="00F464BC" w:rsidRDefault="00F464BC">
      <w:pPr>
        <w:ind w:firstLineChars="0" w:firstLine="0"/>
        <w:jc w:val="center"/>
      </w:pPr>
    </w:p>
    <w:p w14:paraId="616EED8F" w14:textId="5DE2A0EA" w:rsidR="007701EF" w:rsidRPr="007701EF" w:rsidRDefault="00000000" w:rsidP="007701EF">
      <w:pPr>
        <w:pStyle w:val="a0"/>
        <w:rPr>
          <w:rFonts w:hint="eastAsia"/>
        </w:rPr>
      </w:pPr>
      <w:r>
        <w:t>智能提取</w:t>
      </w:r>
      <w:r>
        <w:rPr>
          <w:rFonts w:hint="eastAsia"/>
        </w:rPr>
        <w:t>设计</w:t>
      </w:r>
    </w:p>
    <w:p w14:paraId="054346BD" w14:textId="78D6FE36" w:rsidR="00F464BC" w:rsidRDefault="00446DBC">
      <w:pPr>
        <w:ind w:firstLine="420"/>
      </w:pPr>
      <w:r w:rsidRPr="00446DBC">
        <w:t>本方案针对</w:t>
      </w:r>
      <w:r w:rsidRPr="00446DBC">
        <w:t>ESG</w:t>
      </w:r>
      <w:r w:rsidRPr="00446DBC">
        <w:t>报告篇幅冗长、信息密度极不均衡的特点，设计了一套以降噪和分流为核心的</w:t>
      </w:r>
      <w:r w:rsidR="00864716" w:rsidRPr="00864716">
        <w:t>自适应布局分析与要素提取</w:t>
      </w:r>
      <w:r w:rsidRPr="00446DBC">
        <w:t>架构。该架构通过文档级过滤、页面级评估、混合分流解析、</w:t>
      </w:r>
      <w:r w:rsidRPr="00446DBC">
        <w:t>LLM</w:t>
      </w:r>
      <w:r w:rsidRPr="00446DBC">
        <w:t>灰区仲裁以及字段级</w:t>
      </w:r>
      <w:r w:rsidRPr="00446DBC">
        <w:t>RAG</w:t>
      </w:r>
      <w:r w:rsidRPr="00446DBC">
        <w:t>抽取五个</w:t>
      </w:r>
      <w:r w:rsidR="0097138A">
        <w:rPr>
          <w:rFonts w:hint="eastAsia"/>
        </w:rPr>
        <w:t>流程</w:t>
      </w:r>
      <w:r w:rsidRPr="00446DBC">
        <w:t>层次，构建了从规则驱动到模型辅助的完整决策链路。系统在流程早期利用轻量化验证与多维度特征扫描快速筛选出高价值页面，随后实施多层动态分流，使简单页面、复杂页面与灰区文档分别对接差异化的解析通道，在严格控制算力成本的同时实现计算资源的高效分配。最终，多路解析结果统一汇入智能检索抽取的标准化文本块库，执行基于</w:t>
      </w:r>
      <w:r w:rsidRPr="00446DBC">
        <w:t>60</w:t>
      </w:r>
      <w:r w:rsidRPr="00446DBC">
        <w:t>个关键指标的结构化要素提取，并通过后处理校验机制确保数据质量，实现了从非结构化</w:t>
      </w:r>
      <w:r w:rsidRPr="00446DBC">
        <w:t>PDF</w:t>
      </w:r>
      <w:r w:rsidRPr="00446DBC">
        <w:t>到具备完整证据溯源性的结构化数据的端到端高质量转化，为大规模报告处理场景提供了兼顾系统性能与抽取质量的高可行性技术路径。</w:t>
      </w:r>
    </w:p>
    <w:p w14:paraId="00FD8260" w14:textId="77777777" w:rsidR="00F464BC" w:rsidRDefault="00000000">
      <w:pPr>
        <w:pStyle w:val="gao"/>
        <w:rPr>
          <w:rFonts w:hint="eastAsia"/>
        </w:rPr>
      </w:pPr>
      <w:r>
        <w:rPr>
          <w:rFonts w:hint="eastAsia"/>
        </w:rPr>
        <w:t>过滤与扫描模块</w:t>
      </w:r>
    </w:p>
    <w:p w14:paraId="51B793E3" w14:textId="77777777" w:rsidR="00F464BC" w:rsidRDefault="00000000">
      <w:pPr>
        <w:ind w:firstLine="420"/>
      </w:pPr>
      <w:r>
        <w:rPr>
          <w:rFonts w:hint="eastAsia"/>
        </w:rPr>
        <w:t>模型先对</w:t>
      </w:r>
      <w:r>
        <w:t>上传</w:t>
      </w:r>
      <w:r>
        <w:t>PDF</w:t>
      </w:r>
      <w:r>
        <w:t>执行轻量级准入验证</w:t>
      </w:r>
      <w:r>
        <w:rPr>
          <w:rFonts w:hint="eastAsia"/>
        </w:rPr>
        <w:t>。</w:t>
      </w:r>
      <w:r>
        <w:t>读取文件名及前两页文本，去除空白后比对</w:t>
      </w:r>
      <w:r>
        <w:t>ESG</w:t>
      </w:r>
      <w:r>
        <w:t>正向词集与排除词，仅当同时满足</w:t>
      </w:r>
      <w:r>
        <w:rPr>
          <w:rFonts w:hint="eastAsia"/>
        </w:rPr>
        <w:t>“</w:t>
      </w:r>
      <w:r>
        <w:t>含</w:t>
      </w:r>
      <w:r>
        <w:t>ESG</w:t>
      </w:r>
      <w:r>
        <w:t>框架信号</w:t>
      </w:r>
      <w:r>
        <w:rPr>
          <w:rFonts w:hint="eastAsia"/>
        </w:rPr>
        <w:t>”</w:t>
      </w:r>
      <w:r>
        <w:t>且</w:t>
      </w:r>
      <w:r>
        <w:rPr>
          <w:rFonts w:hint="eastAsia"/>
        </w:rPr>
        <w:t>“</w:t>
      </w:r>
      <w:r>
        <w:t>不含非目标特征词</w:t>
      </w:r>
      <w:r>
        <w:rPr>
          <w:rFonts w:hint="eastAsia"/>
        </w:rPr>
        <w:t>”</w:t>
      </w:r>
      <w:r>
        <w:t>时方可进入后续流程。该机制通过前置过滤有效拦截异常文档，既节约解析时间，又避免无效抽取产生空值污染数据集，实现降噪与效率的双重优化。</w:t>
      </w:r>
    </w:p>
    <w:p w14:paraId="187F5BD1" w14:textId="77777777" w:rsidR="00F464BC" w:rsidRDefault="00000000">
      <w:pPr>
        <w:ind w:firstLine="420"/>
      </w:pPr>
      <w:r>
        <w:rPr>
          <w:rFonts w:hint="eastAsia"/>
        </w:rPr>
        <w:t>经过初步过滤后，符合规则的</w:t>
      </w:r>
      <w:r>
        <w:rPr>
          <w:rFonts w:hint="eastAsia"/>
        </w:rPr>
        <w:t>ESG</w:t>
      </w:r>
      <w:r>
        <w:rPr>
          <w:rFonts w:hint="eastAsia"/>
        </w:rPr>
        <w:t>文档将进入页面价值评估层级。</w:t>
      </w:r>
      <w:r>
        <w:rPr>
          <w:rFonts w:hint="eastAsia"/>
        </w:rPr>
        <w:t>ESG</w:t>
      </w:r>
      <w:r>
        <w:rPr>
          <w:rFonts w:hint="eastAsia"/>
        </w:rPr>
        <w:t>报告的典型结构决定了全量高精度解析将产生算力浪费，封面、目录、宣传致辞等低价值页面占比极高，而承载核心量化指标的表格页与图文混排页仅为少数。若对所有页面一视同仁地投高资源视觉版面分析模型，将导致计算时间与成本呈指数级增长，难以满足监管合规、投资决策等实时性要求。因此，模型并不会对报告的每一页一视同仁地投入相同的解析资源，而是先对全文每页进行一轮</w:t>
      </w:r>
      <w:r>
        <w:t>基于</w:t>
      </w:r>
      <w:r>
        <w:t>PyMuPDF</w:t>
      </w:r>
      <w:r>
        <w:rPr>
          <w:rFonts w:hint="eastAsia"/>
        </w:rPr>
        <w:t>快速预扫描，</w:t>
      </w:r>
      <w:r>
        <w:t>计算反映该页信息价值的综合得分，再据此决定后续解析通道</w:t>
      </w:r>
    </w:p>
    <w:p w14:paraId="7059D22F" w14:textId="77777777" w:rsidR="00F464BC" w:rsidRDefault="00000000">
      <w:pPr>
        <w:pStyle w:val="af9"/>
      </w:pPr>
      <w:r>
        <w:t>基于上述逻辑，</w:t>
      </w:r>
      <w:r>
        <w:rPr>
          <w:rFonts w:hint="eastAsia"/>
        </w:rPr>
        <w:t>本方案采用</w:t>
      </w:r>
      <w:r>
        <w:t>快速从</w:t>
      </w:r>
      <w:r>
        <w:rPr>
          <w:rFonts w:hint="eastAsia"/>
        </w:rPr>
        <w:t>文档中</w:t>
      </w:r>
      <w:r>
        <w:t>系统性提取</w:t>
      </w:r>
      <w:commentRangeStart w:id="1"/>
      <w:r>
        <w:t>三大核心维度</w:t>
      </w:r>
      <w:r>
        <w:rPr>
          <w:rFonts w:hint="eastAsia"/>
        </w:rPr>
        <w:t>共</w:t>
      </w:r>
      <w:r>
        <w:rPr>
          <w:rFonts w:hint="eastAsia"/>
        </w:rPr>
        <w:t>7</w:t>
      </w:r>
      <w:r>
        <w:rPr>
          <w:rFonts w:hint="eastAsia"/>
        </w:rPr>
        <w:t>个</w:t>
      </w:r>
      <w:r>
        <w:t>特征</w:t>
      </w:r>
      <w:r>
        <w:rPr>
          <w:rFonts w:hint="eastAsia"/>
        </w:rPr>
        <w:t>，并进行量化。</w:t>
      </w:r>
      <w:r>
        <w:rPr>
          <w:rFonts w:hint="eastAsia"/>
          <w:highlight w:val="yellow"/>
        </w:rPr>
        <w:t>如下表：</w:t>
      </w:r>
    </w:p>
    <w:tbl>
      <w:tblPr>
        <w:tblStyle w:val="110"/>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894"/>
        <w:gridCol w:w="3418"/>
      </w:tblGrid>
      <w:tr w:rsidR="00F464BC" w14:paraId="4B0BDCC6" w14:textId="77777777" w:rsidTr="00F464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auto"/>
            </w:tcBorders>
          </w:tcPr>
          <w:p w14:paraId="40E157D3" w14:textId="77777777" w:rsidR="00F464BC" w:rsidRDefault="00000000">
            <w:pPr>
              <w:ind w:firstLineChars="0" w:firstLine="0"/>
              <w:rPr>
                <w:b w:val="0"/>
                <w:bCs w:val="0"/>
              </w:rPr>
            </w:pPr>
            <w:r>
              <w:t>特征维度</w:t>
            </w:r>
          </w:p>
        </w:tc>
        <w:tc>
          <w:tcPr>
            <w:tcW w:w="0" w:type="auto"/>
            <w:tcBorders>
              <w:bottom w:val="single" w:sz="8" w:space="0" w:color="auto"/>
            </w:tcBorders>
          </w:tcPr>
          <w:p w14:paraId="1FF31225" w14:textId="77777777" w:rsidR="00F464BC" w:rsidRDefault="00000000">
            <w:pPr>
              <w:ind w:firstLineChars="0" w:firstLine="0"/>
              <w:cnfStyle w:val="100000000000" w:firstRow="1" w:lastRow="0" w:firstColumn="0" w:lastColumn="0" w:oddVBand="0" w:evenVBand="0" w:oddHBand="0" w:evenHBand="0" w:firstRowFirstColumn="0" w:firstRowLastColumn="0" w:lastRowFirstColumn="0" w:lastRowLastColumn="0"/>
              <w:rPr>
                <w:b w:val="0"/>
                <w:bCs w:val="0"/>
              </w:rPr>
            </w:pPr>
            <w:r>
              <w:t>说明</w:t>
            </w:r>
          </w:p>
        </w:tc>
      </w:tr>
      <w:tr w:rsidR="00F464BC" w14:paraId="0A0FC5ED" w14:textId="77777777" w:rsidTr="00F464BC">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tcBorders>
            <w:shd w:val="clear" w:color="auto" w:fill="F2F2F2" w:themeFill="background1" w:themeFillShade="F2"/>
          </w:tcPr>
          <w:p w14:paraId="21216EC6" w14:textId="77777777" w:rsidR="00F464BC" w:rsidRDefault="00000000">
            <w:pPr>
              <w:ind w:firstLineChars="0" w:firstLine="0"/>
              <w:rPr>
                <w:b w:val="0"/>
                <w:bCs w:val="0"/>
              </w:rPr>
            </w:pPr>
            <w:r>
              <w:lastRenderedPageBreak/>
              <w:t>数字密度维度</w:t>
            </w:r>
          </w:p>
        </w:tc>
        <w:tc>
          <w:tcPr>
            <w:tcW w:w="0" w:type="auto"/>
            <w:tcBorders>
              <w:top w:val="single" w:sz="8" w:space="0" w:color="auto"/>
            </w:tcBorders>
            <w:shd w:val="clear" w:color="auto" w:fill="F2F2F2" w:themeFill="background1" w:themeFillShade="F2"/>
          </w:tcPr>
          <w:p w14:paraId="1AA3696A" w14:textId="77777777" w:rsidR="00F464BC" w:rsidRDefault="00000000">
            <w:pPr>
              <w:ind w:firstLineChars="0" w:firstLine="0"/>
              <w:cnfStyle w:val="000000000000" w:firstRow="0" w:lastRow="0" w:firstColumn="0" w:lastColumn="0" w:oddVBand="0" w:evenVBand="0" w:oddHBand="0" w:evenHBand="0" w:firstRowFirstColumn="0" w:firstRowLastColumn="0" w:lastRowFirstColumn="0" w:lastRowLastColumn="0"/>
            </w:pPr>
            <w:r>
              <w:t>量化绩效表典型信号</w:t>
            </w:r>
          </w:p>
        </w:tc>
      </w:tr>
      <w:tr w:rsidR="00F464BC" w14:paraId="21CA8021" w14:textId="77777777" w:rsidTr="00F464BC">
        <w:tc>
          <w:tcPr>
            <w:cnfStyle w:val="001000000000" w:firstRow="0" w:lastRow="0" w:firstColumn="1" w:lastColumn="0" w:oddVBand="0" w:evenVBand="0" w:oddHBand="0" w:evenHBand="0" w:firstRowFirstColumn="0" w:firstRowLastColumn="0" w:lastRowFirstColumn="0" w:lastRowLastColumn="0"/>
            <w:tcW w:w="0" w:type="auto"/>
          </w:tcPr>
          <w:p w14:paraId="1A28D457" w14:textId="77777777" w:rsidR="00F464BC" w:rsidRDefault="00000000">
            <w:pPr>
              <w:ind w:firstLineChars="0" w:firstLine="0"/>
              <w:rPr>
                <w:b w:val="0"/>
                <w:bCs w:val="0"/>
              </w:rPr>
            </w:pPr>
            <w:r>
              <w:t>核心关键词检索密度维度</w:t>
            </w:r>
          </w:p>
        </w:tc>
        <w:tc>
          <w:tcPr>
            <w:tcW w:w="0" w:type="auto"/>
          </w:tcPr>
          <w:p w14:paraId="2B66CCC6" w14:textId="77777777" w:rsidR="00F464BC" w:rsidRDefault="00000000">
            <w:pPr>
              <w:ind w:firstLineChars="0" w:firstLine="0"/>
              <w:cnfStyle w:val="000000000000" w:firstRow="0" w:lastRow="0" w:firstColumn="0" w:lastColumn="0" w:oddVBand="0" w:evenVBand="0" w:oddHBand="0" w:evenHBand="0" w:firstRowFirstColumn="0" w:firstRowLastColumn="0" w:lastRowFirstColumn="0" w:lastRowLastColumn="0"/>
            </w:pPr>
            <w:r>
              <w:t>语义相关性特征</w:t>
            </w:r>
          </w:p>
        </w:tc>
      </w:tr>
      <w:tr w:rsidR="00F464BC" w14:paraId="160AA169" w14:textId="77777777" w:rsidTr="00F464BC">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70A22E4E" w14:textId="77777777" w:rsidR="00F464BC" w:rsidRDefault="00000000">
            <w:pPr>
              <w:ind w:firstLineChars="0" w:firstLine="0"/>
              <w:rPr>
                <w:b w:val="0"/>
                <w:bCs w:val="0"/>
              </w:rPr>
            </w:pPr>
            <w:r>
              <w:t>表格</w:t>
            </w:r>
            <w:r>
              <w:t xml:space="preserve"> / </w:t>
            </w:r>
            <w:r>
              <w:t>版面视觉拓扑特征维度</w:t>
            </w:r>
          </w:p>
        </w:tc>
        <w:tc>
          <w:tcPr>
            <w:tcW w:w="0" w:type="auto"/>
            <w:shd w:val="clear" w:color="auto" w:fill="F2F2F2" w:themeFill="background1" w:themeFillShade="F2"/>
          </w:tcPr>
          <w:p w14:paraId="18D748A5" w14:textId="77777777" w:rsidR="00F464BC" w:rsidRDefault="00000000">
            <w:pPr>
              <w:ind w:firstLineChars="0" w:firstLine="0"/>
              <w:cnfStyle w:val="000000000000" w:firstRow="0" w:lastRow="0" w:firstColumn="0" w:lastColumn="0" w:oddVBand="0" w:evenVBand="0" w:oddHBand="0" w:evenHBand="0" w:firstRowFirstColumn="0" w:firstRowLastColumn="0" w:lastRowFirstColumn="0" w:lastRowLastColumn="0"/>
            </w:pPr>
            <w:r>
              <w:t>结构化线索</w:t>
            </w:r>
          </w:p>
        </w:tc>
      </w:tr>
    </w:tbl>
    <w:commentRangeEnd w:id="1"/>
    <w:p w14:paraId="0F2F1D17" w14:textId="77777777" w:rsidR="00F464BC" w:rsidRDefault="00000000">
      <w:pPr>
        <w:ind w:firstLine="420"/>
      </w:pPr>
      <w:r>
        <w:rPr>
          <w:rStyle w:val="af4"/>
          <w:szCs w:val="24"/>
        </w:rPr>
        <w:commentReference w:id="1"/>
      </w:r>
      <w:r>
        <w:t>实践中，高分页面往往对应</w:t>
      </w:r>
      <w:r>
        <w:t>ESG</w:t>
      </w:r>
      <w:r>
        <w:t>数据汇总表、关键绩效披露页或低质量扫描页；低分页面则多为封面、目录、宣传叙述段落。这一轻量级预筛选使系统在无需调用任何大模型的前提下，</w:t>
      </w:r>
      <w:r>
        <w:rPr>
          <w:rFonts w:hint="eastAsia"/>
        </w:rPr>
        <w:t>即可完成全文页面的价值估计，为后续混合分流解析策略提供决策依据。</w:t>
      </w:r>
    </w:p>
    <w:p w14:paraId="5AB517AB" w14:textId="77777777" w:rsidR="00F464BC" w:rsidRDefault="00F464BC">
      <w:pPr>
        <w:ind w:firstLine="420"/>
      </w:pPr>
    </w:p>
    <w:p w14:paraId="1D7BADEF" w14:textId="77777777" w:rsidR="00F464BC" w:rsidRDefault="00000000">
      <w:pPr>
        <w:pStyle w:val="gao"/>
        <w:rPr>
          <w:rFonts w:hint="eastAsia"/>
        </w:rPr>
      </w:pPr>
      <w:r>
        <w:rPr>
          <w:rFonts w:hint="eastAsia"/>
        </w:rPr>
        <w:t>选择性解析模块</w:t>
      </w:r>
    </w:p>
    <w:p w14:paraId="2CCC749B" w14:textId="77777777" w:rsidR="00F464BC" w:rsidRDefault="00000000">
      <w:pPr>
        <w:ind w:firstLine="420"/>
      </w:pPr>
      <w:r>
        <w:rPr>
          <w:rFonts w:hint="eastAsia"/>
        </w:rPr>
        <w:t>在此层级，即以极低的计算代价在流程早期阶段筛去无价值或低价值页面，仅对高密度信息承载页投入昂贵资源，形成从文档级到页面级、从规则驱动到模型辅助的递进式决策链路。模型构建了多层分流机制，实现页面解析策略的动态自适应分流。具体而言，分流决策基于页面信息密度综合评估结果，划分为三个核心分支。</w:t>
      </w:r>
    </w:p>
    <w:p w14:paraId="3AA21C6D" w14:textId="77777777" w:rsidR="00F464BC" w:rsidRDefault="00000000">
      <w:pPr>
        <w:ind w:firstLineChars="0" w:firstLine="0"/>
        <w:jc w:val="center"/>
      </w:pPr>
      <w:commentRangeStart w:id="2"/>
      <w:r>
        <w:rPr>
          <w:noProof/>
        </w:rPr>
        <w:drawing>
          <wp:inline distT="0" distB="0" distL="0" distR="0" wp14:anchorId="3533479E" wp14:editId="0B4F3C23">
            <wp:extent cx="4705350" cy="2672080"/>
            <wp:effectExtent l="0" t="0" r="0" b="0"/>
            <wp:docPr id="7812320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32018"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711108" cy="2675865"/>
                    </a:xfrm>
                    <a:prstGeom prst="rect">
                      <a:avLst/>
                    </a:prstGeom>
                    <a:noFill/>
                    <a:ln>
                      <a:noFill/>
                    </a:ln>
                  </pic:spPr>
                </pic:pic>
              </a:graphicData>
            </a:graphic>
          </wp:inline>
        </w:drawing>
      </w:r>
      <w:commentRangeEnd w:id="2"/>
      <w:r>
        <w:rPr>
          <w:rStyle w:val="af4"/>
          <w:szCs w:val="24"/>
        </w:rPr>
        <w:commentReference w:id="2"/>
      </w:r>
    </w:p>
    <w:p w14:paraId="78294B53" w14:textId="77777777" w:rsidR="00F464BC" w:rsidRDefault="00000000">
      <w:pPr>
        <w:ind w:firstLine="420"/>
      </w:pPr>
      <w:r>
        <w:rPr>
          <w:rFonts w:hint="eastAsia"/>
        </w:rPr>
        <w:t>文档中，</w:t>
      </w:r>
      <w:r>
        <w:t>低价值页面</w:t>
      </w:r>
      <w:r>
        <w:rPr>
          <w:rFonts w:hint="eastAsia"/>
        </w:rPr>
        <w:t>就由轻量快速的</w:t>
      </w:r>
      <w:r>
        <w:rPr>
          <w:rFonts w:hint="eastAsia"/>
        </w:rPr>
        <w:t>PyMuPDF</w:t>
      </w:r>
      <w:r>
        <w:rPr>
          <w:rFonts w:hint="eastAsia"/>
        </w:rPr>
        <w:t>库来提取，</w:t>
      </w:r>
      <w:r>
        <w:t>利用</w:t>
      </w:r>
      <w:r>
        <w:t>PDF</w:t>
      </w:r>
      <w:r>
        <w:t>原生文本层进行高效提取，吞吐量优势显著，适用于封面、目录及纯文本叙述页</w:t>
      </w:r>
      <w:r>
        <w:rPr>
          <w:rFonts w:hint="eastAsia"/>
        </w:rPr>
        <w:t>。复杂页面交由高精度文档识别工具</w:t>
      </w:r>
      <w:r>
        <w:rPr>
          <w:rFonts w:hint="eastAsia"/>
        </w:rPr>
        <w:t>MinerU</w:t>
      </w:r>
      <w:r>
        <w:rPr>
          <w:rFonts w:hint="eastAsia"/>
        </w:rPr>
        <w:t>，该工具的架构</w:t>
      </w:r>
      <w:r>
        <w:t>能够准确识别复杂多列布局、合并单元格表格、图文混排区域及跨页连续结构，并输出保留行列关系与层次结构的</w:t>
      </w:r>
      <w:r>
        <w:t>Markdown</w:t>
      </w:r>
      <w:r>
        <w:t>格式文本。在处理扫描图像页或物理版面顺序混乱的报告时，</w:t>
      </w:r>
      <w:r>
        <w:t>MinerU</w:t>
      </w:r>
      <w:r>
        <w:t>的多模态信息提取能力可有效还原表格拓扑与视觉上下文，确保后续字段抽取的证据完整性。</w:t>
      </w:r>
      <w:r>
        <w:rPr>
          <w:rFonts w:hint="eastAsia"/>
        </w:rPr>
        <w:t>两个分支的最终结果会经过</w:t>
      </w:r>
      <w:r>
        <w:t>统一规范化处理</w:t>
      </w:r>
      <w:r>
        <w:rPr>
          <w:rFonts w:hint="eastAsia"/>
        </w:rPr>
        <w:t>，随后进入文本切块，进行融合。</w:t>
      </w:r>
    </w:p>
    <w:p w14:paraId="633BA52A" w14:textId="77777777" w:rsidR="00F464BC" w:rsidRDefault="00000000">
      <w:pPr>
        <w:ind w:firstLine="420"/>
      </w:pPr>
      <w:r>
        <w:rPr>
          <w:rFonts w:hint="eastAsia"/>
        </w:rPr>
        <w:t>对于难以判定的灰区文档，则会交由视觉</w:t>
      </w:r>
      <w:r>
        <w:rPr>
          <w:rFonts w:hint="eastAsia"/>
        </w:rPr>
        <w:t>LLM</w:t>
      </w:r>
      <w:r>
        <w:rPr>
          <w:rFonts w:hint="eastAsia"/>
        </w:rPr>
        <w:t>模型进行精细解析提取，</w:t>
      </w:r>
      <w:r>
        <w:t>输出的</w:t>
      </w:r>
      <w:r>
        <w:t>JSON</w:t>
      </w:r>
      <w:r>
        <w:t>数据经过语义连贯性保持的自适应切块后，直接服务于指标构建与模型决策环节，无需</w:t>
      </w:r>
      <w:r>
        <w:rPr>
          <w:rFonts w:hint="eastAsia"/>
        </w:rPr>
        <w:t>输入前两个分支中</w:t>
      </w:r>
      <w:r>
        <w:t>重复解析或额外切块</w:t>
      </w:r>
      <w:r>
        <w:rPr>
          <w:rFonts w:hint="eastAsia"/>
        </w:rPr>
        <w:t>。</w:t>
      </w:r>
    </w:p>
    <w:p w14:paraId="023C1966" w14:textId="77777777" w:rsidR="00F464BC" w:rsidRDefault="00000000">
      <w:pPr>
        <w:pStyle w:val="gao"/>
        <w:rPr>
          <w:rFonts w:hint="eastAsia"/>
        </w:rPr>
      </w:pPr>
      <w:r>
        <w:rPr>
          <w:rFonts w:hint="eastAsia"/>
        </w:rPr>
        <w:lastRenderedPageBreak/>
        <w:t>基于</w:t>
      </w:r>
      <w:r>
        <w:rPr>
          <w:rFonts w:ascii="Times New Roman" w:hAnsi="Times New Roman" w:cs="Times New Roman"/>
        </w:rPr>
        <w:t>RAG</w:t>
      </w:r>
      <w:r>
        <w:rPr>
          <w:rFonts w:hint="eastAsia"/>
        </w:rPr>
        <w:t>的字段抽取模块</w:t>
      </w:r>
    </w:p>
    <w:p w14:paraId="56A70910" w14:textId="77777777" w:rsidR="00F464BC" w:rsidRDefault="00000000">
      <w:pPr>
        <w:ind w:firstLine="420"/>
      </w:pPr>
      <w:r>
        <w:rPr>
          <w:rFonts w:hint="eastAsia"/>
        </w:rPr>
        <w:t>混合解析结果汇合后，模型构建</w:t>
      </w:r>
      <w:r>
        <w:rPr>
          <w:rFonts w:hint="eastAsia"/>
        </w:rPr>
        <w:t>RAG</w:t>
      </w:r>
      <w:r>
        <w:rPr>
          <w:rFonts w:hint="eastAsia"/>
        </w:rPr>
        <w:t>标准化文本块库。随后，基于预定义的</w:t>
      </w:r>
      <w:r>
        <w:rPr>
          <w:rFonts w:hint="eastAsia"/>
        </w:rPr>
        <w:t>60</w:t>
      </w:r>
      <w:r>
        <w:rPr>
          <w:rFonts w:hint="eastAsia"/>
        </w:rPr>
        <w:t>字段</w:t>
      </w:r>
      <w:r>
        <w:rPr>
          <w:rFonts w:hint="eastAsia"/>
        </w:rPr>
        <w:t>ESG</w:t>
      </w:r>
      <w:r>
        <w:rPr>
          <w:rFonts w:hint="eastAsia"/>
        </w:rPr>
        <w:t>指标体系，执行字段级结构化抽取。</w:t>
      </w:r>
    </w:p>
    <w:p w14:paraId="61138EB1" w14:textId="77777777" w:rsidR="00F464BC" w:rsidRDefault="00000000">
      <w:pPr>
        <w:ind w:firstLine="420"/>
      </w:pPr>
      <w:r>
        <w:rPr>
          <w:rFonts w:hint="eastAsia"/>
        </w:rPr>
        <w:t>文本切分与索引构建采用滑动窗口机制，确保上下文连续性。模型在异构文本块上构建紧凑索引，利用改进</w:t>
      </w:r>
      <w:r>
        <w:rPr>
          <w:rFonts w:hint="eastAsia"/>
        </w:rPr>
        <w:t>BM25</w:t>
      </w:r>
      <w:r>
        <w:rPr>
          <w:rFonts w:hint="eastAsia"/>
        </w:rPr>
        <w:t>算法融合字段中英文名、别名、领域知识及预期单位等特征，实现高效证据召回。在</w:t>
      </w:r>
      <w:r>
        <w:rPr>
          <w:rFonts w:hint="eastAsia"/>
        </w:rPr>
        <w:t>Top-K</w:t>
      </w:r>
      <w:r>
        <w:rPr>
          <w:rFonts w:hint="eastAsia"/>
        </w:rPr>
        <w:t>证据选择时，引入硬编码奖励机制，当文本块包含特定数据表头、计量单位连续短语或高相关性</w:t>
      </w:r>
      <w:r>
        <w:rPr>
          <w:rFonts w:hint="eastAsia"/>
        </w:rPr>
        <w:t>ESG</w:t>
      </w:r>
      <w:r>
        <w:rPr>
          <w:rFonts w:hint="eastAsia"/>
        </w:rPr>
        <w:t>绩效表述时，给予权重溢价，确保高价值证据以绝对优势入选。</w:t>
      </w:r>
    </w:p>
    <w:p w14:paraId="46561203" w14:textId="77777777" w:rsidR="00F464BC" w:rsidRDefault="00000000">
      <w:pPr>
        <w:ind w:firstLine="420"/>
      </w:pPr>
      <w:r>
        <w:rPr>
          <w:rFonts w:hint="eastAsia"/>
        </w:rPr>
        <w:t>考虑到实际应用需求，本方案</w:t>
      </w:r>
      <w:r>
        <w:t>将语义类别权重与时间</w:t>
      </w:r>
      <w:r>
        <w:rPr>
          <w:rFonts w:hint="eastAsia"/>
        </w:rPr>
        <w:t>因素</w:t>
      </w:r>
      <w:r>
        <w:t>注入向量空间，使</w:t>
      </w:r>
      <w:r>
        <w:t>RAG</w:t>
      </w:r>
      <w:r>
        <w:t>检索结果自然倾向近期关键</w:t>
      </w:r>
      <w:r>
        <w:t>ESG</w:t>
      </w:r>
      <w:r>
        <w:t>事项</w:t>
      </w:r>
      <w:r>
        <w:rPr>
          <w:rFonts w:hint="eastAsia"/>
        </w:rPr>
        <w:t>。本方案</w:t>
      </w:r>
      <w:r>
        <w:t>引入时间感知阈值机制，可根据查询时间范围自动调节余弦相似度阈值，有效解决历史数据与近期数据的检索平衡问题</w:t>
      </w:r>
      <w:r>
        <w:rPr>
          <w:rFonts w:hint="eastAsia"/>
        </w:rPr>
        <w:t>。</w:t>
      </w:r>
    </w:p>
    <w:p w14:paraId="6EFDE4A3" w14:textId="77777777" w:rsidR="00F464BC" w:rsidRDefault="00000000">
      <w:pPr>
        <w:ind w:firstLine="420"/>
      </w:pPr>
      <w:r>
        <w:t>本方案所有</w:t>
      </w:r>
      <w:r>
        <w:t>RAG</w:t>
      </w:r>
      <w:r>
        <w:t>相关代码</w:t>
      </w:r>
      <w:r>
        <w:rPr>
          <w:rFonts w:hint="eastAsia"/>
        </w:rPr>
        <w:t>均</w:t>
      </w:r>
      <w:r>
        <w:t>实施统一依赖注入，确保各模块间保持松耦合关系</w:t>
      </w:r>
      <w:r>
        <w:rPr>
          <w:rFonts w:hint="eastAsia"/>
        </w:rPr>
        <w:t>，</w:t>
      </w:r>
      <w:r>
        <w:t>提升</w:t>
      </w:r>
      <w:r>
        <w:t>RAG</w:t>
      </w:r>
      <w:r>
        <w:t>系统可维护性</w:t>
      </w:r>
      <w:r>
        <w:rPr>
          <w:rFonts w:hint="eastAsia"/>
        </w:rPr>
        <w:t>。</w:t>
      </w:r>
      <w:r>
        <w:t>为进一步保障数据质量，模型集成后处理校验机制。该机制包括单位归一化映射</w:t>
      </w:r>
      <w:r>
        <w:rPr>
          <w:rFonts w:hint="eastAsia"/>
        </w:rPr>
        <w:t>，</w:t>
      </w:r>
      <w:r>
        <w:t>支持别名转换与纠偏、数值正则提取</w:t>
      </w:r>
      <w:r>
        <w:rPr>
          <w:rFonts w:hint="eastAsia"/>
        </w:rPr>
        <w:t>，实际</w:t>
      </w:r>
      <w:r>
        <w:t>年份</w:t>
      </w:r>
      <w:r>
        <w:rPr>
          <w:rFonts w:hint="eastAsia"/>
        </w:rPr>
        <w:t>与设定年份</w:t>
      </w:r>
      <w:r>
        <w:t>对齐验证以及基于名称、数值、单位、页码等多维匹配</w:t>
      </w:r>
      <w:r>
        <w:rPr>
          <w:rFonts w:hint="eastAsia"/>
        </w:rPr>
        <w:t>的</w:t>
      </w:r>
      <w:r>
        <w:t>加权评分模型。置信度过低或证据薄弱的结果将自动标记警告，支持后续人工复核界面进行字段级审核、驳回与修改。</w:t>
      </w:r>
    </w:p>
    <w:p w14:paraId="1D394278" w14:textId="77777777" w:rsidR="00F464BC" w:rsidRDefault="00000000">
      <w:pPr>
        <w:ind w:firstLine="420"/>
      </w:pPr>
      <w:r>
        <w:t>通过</w:t>
      </w:r>
      <w:r>
        <w:t>RAG</w:t>
      </w:r>
      <w:r>
        <w:t>字段抽取算法，本方案实现了从非结构化</w:t>
      </w:r>
      <w:r>
        <w:t>PDF</w:t>
      </w:r>
      <w:r>
        <w:t>到结构化</w:t>
      </w:r>
      <w:r>
        <w:t>JSON/CSV</w:t>
      </w:r>
      <w:r>
        <w:t>结果的端到端</w:t>
      </w:r>
      <w:r>
        <w:rPr>
          <w:rFonts w:hint="eastAsia"/>
        </w:rPr>
        <w:t>提取</w:t>
      </w:r>
      <w:r>
        <w:t>，输出结果具备完整溯源性</w:t>
      </w:r>
      <w:r>
        <w:rPr>
          <w:rFonts w:hint="eastAsia"/>
        </w:rPr>
        <w:t>，显示</w:t>
      </w:r>
      <w:r>
        <w:t>证据原文</w:t>
      </w:r>
      <w:r>
        <w:rPr>
          <w:rFonts w:hint="eastAsia"/>
        </w:rPr>
        <w:t>、</w:t>
      </w:r>
      <w:r>
        <w:t>页码</w:t>
      </w:r>
      <w:r>
        <w:rPr>
          <w:rFonts w:hint="eastAsia"/>
        </w:rPr>
        <w:t>与</w:t>
      </w:r>
      <w:r>
        <w:t>来源路径，为投资者分析、监管审查及学术研究提供了高可信度的</w:t>
      </w:r>
      <w:r>
        <w:t>ESG</w:t>
      </w:r>
      <w:r>
        <w:t>量化基础</w:t>
      </w:r>
      <w:r>
        <w:rPr>
          <w:rFonts w:hint="eastAsia"/>
        </w:rPr>
        <w:t>数据</w:t>
      </w:r>
    </w:p>
    <w:p w14:paraId="38B7B5CF" w14:textId="77777777" w:rsidR="00F464BC" w:rsidRDefault="00F464BC">
      <w:pPr>
        <w:ind w:firstLine="420"/>
        <w:jc w:val="center"/>
      </w:pPr>
    </w:p>
    <w:p w14:paraId="14F4A70C" w14:textId="77777777" w:rsidR="00F464BC" w:rsidRDefault="00000000">
      <w:pPr>
        <w:pStyle w:val="a"/>
        <w:ind w:left="0"/>
      </w:pPr>
      <w:r>
        <w:rPr>
          <w:rFonts w:hint="eastAsia"/>
        </w:rPr>
        <w:t>关键技术</w:t>
      </w:r>
    </w:p>
    <w:p w14:paraId="4142AD0B" w14:textId="77777777" w:rsidR="00F464BC" w:rsidRDefault="00000000">
      <w:pPr>
        <w:pStyle w:val="a0"/>
      </w:pPr>
      <w:r>
        <w:rPr>
          <w:rFonts w:hint="eastAsia"/>
        </w:rPr>
        <w:t>文档过滤与扫描</w:t>
      </w:r>
    </w:p>
    <w:p w14:paraId="35F54C9F" w14:textId="77777777" w:rsidR="00F464BC" w:rsidRDefault="00000000">
      <w:pPr>
        <w:pStyle w:val="gao"/>
        <w:rPr>
          <w:rFonts w:hint="eastAsia"/>
        </w:rPr>
      </w:pPr>
      <w:r>
        <w:t>文档准入</w:t>
      </w:r>
      <w:r>
        <w:rPr>
          <w:rFonts w:hint="eastAsia"/>
        </w:rPr>
        <w:t>过滤</w:t>
      </w:r>
    </w:p>
    <w:p w14:paraId="1E89507F" w14:textId="77777777" w:rsidR="00F464BC" w:rsidRDefault="00000000">
      <w:pPr>
        <w:pStyle w:val="af9"/>
        <w:rPr>
          <w:szCs w:val="21"/>
        </w:rPr>
      </w:pPr>
      <w:r>
        <w:t>文档准入</w:t>
      </w:r>
      <w:r>
        <w:rPr>
          <w:szCs w:val="21"/>
        </w:rPr>
        <w:t>过滤模块以</w:t>
      </w:r>
      <w:r>
        <w:rPr>
          <w:szCs w:val="21"/>
        </w:rPr>
        <w:t>PDF</w:t>
      </w:r>
      <w:r>
        <w:rPr>
          <w:szCs w:val="21"/>
        </w:rPr>
        <w:t>文件名与首页文本为输入，执行基于规则的二元分类判断。模块设置了两个关键词集合，即</w:t>
      </w:r>
      <w:r>
        <w:rPr>
          <w:szCs w:val="21"/>
        </w:rPr>
        <w:t>ESG</w:t>
      </w:r>
      <w:r>
        <w:rPr>
          <w:szCs w:val="21"/>
        </w:rPr>
        <w:t>标题正向词集与排除词集，并终止后续全部处理流程。此机制有效防止异常输入污染评估集与抽取准确率统计。</w:t>
      </w:r>
    </w:p>
    <w:p w14:paraId="14E1DEB9" w14:textId="77777777" w:rsidR="00F464BC" w:rsidRDefault="00000000">
      <w:pPr>
        <w:pStyle w:val="af9"/>
      </w:pPr>
      <w:r>
        <w:rPr>
          <w:szCs w:val="21"/>
        </w:rPr>
        <w:t>在正式解析之前，系统首先对上传的</w:t>
      </w:r>
      <w:r>
        <w:rPr>
          <w:szCs w:val="21"/>
        </w:rPr>
        <w:t>PDF</w:t>
      </w:r>
      <w:r>
        <w:rPr>
          <w:szCs w:val="21"/>
        </w:rPr>
        <w:t>文档执行一轮轻量级的验证，判断其是否属于可处理的</w:t>
      </w:r>
      <w:r>
        <w:rPr>
          <w:szCs w:val="21"/>
        </w:rPr>
        <w:t>ESG</w:t>
      </w:r>
      <w:r>
        <w:rPr>
          <w:szCs w:val="21"/>
        </w:rPr>
        <w:t>报告范畴。系统读取文件名与</w:t>
      </w:r>
      <w:r>
        <w:rPr>
          <w:szCs w:val="21"/>
        </w:rPr>
        <w:t>PDF</w:t>
      </w:r>
      <w:r>
        <w:rPr>
          <w:szCs w:val="21"/>
        </w:rPr>
        <w:t>前两页的文本内容，在去除多余空白字符后，与两个预设的关键词集合逐一比对。一是</w:t>
      </w:r>
      <w:r>
        <w:rPr>
          <w:szCs w:val="21"/>
        </w:rPr>
        <w:t>ESG</w:t>
      </w:r>
      <w:r>
        <w:rPr>
          <w:szCs w:val="21"/>
        </w:rPr>
        <w:t>标题正向词</w:t>
      </w:r>
      <w:r>
        <w:t>集</w:t>
      </w:r>
      <w:r>
        <w:rPr>
          <w:rFonts w:hint="eastAsia"/>
        </w:rPr>
        <w:t>，</w:t>
      </w:r>
      <w:r>
        <w:t>包含</w:t>
      </w:r>
      <w:r>
        <w:t>ESG</w:t>
      </w:r>
      <w:r>
        <w:rPr>
          <w:rFonts w:hint="eastAsia"/>
        </w:rPr>
        <w:t>、</w:t>
      </w:r>
      <w:r>
        <w:t>可持续发展</w:t>
      </w:r>
      <w:r>
        <w:rPr>
          <w:rFonts w:hint="eastAsia"/>
        </w:rPr>
        <w:t>、</w:t>
      </w:r>
      <w:r>
        <w:t>环境、社会及治理</w:t>
      </w:r>
      <w:r>
        <w:rPr>
          <w:rFonts w:hint="eastAsia"/>
        </w:rPr>
        <w:t>等</w:t>
      </w:r>
      <w:r>
        <w:rPr>
          <w:rFonts w:hint="eastAsia"/>
        </w:rPr>
        <w:t>ESG</w:t>
      </w:r>
      <w:r>
        <w:rPr>
          <w:rFonts w:hint="eastAsia"/>
        </w:rPr>
        <w:t>报告的关键标识词</w:t>
      </w:r>
      <w:r>
        <w:t>，二是排除词集</w:t>
      </w:r>
      <w:r>
        <w:rPr>
          <w:rFonts w:hint="eastAsia"/>
        </w:rPr>
        <w:t>，主要</w:t>
      </w:r>
      <w:r>
        <w:t>包含</w:t>
      </w:r>
      <w:r>
        <w:rPr>
          <w:rFonts w:hint="eastAsia"/>
        </w:rPr>
        <w:t>能够明确排除文档为</w:t>
      </w:r>
      <w:r>
        <w:rPr>
          <w:rFonts w:hint="eastAsia"/>
        </w:rPr>
        <w:t>ESG</w:t>
      </w:r>
      <w:r>
        <w:rPr>
          <w:rFonts w:hint="eastAsia"/>
        </w:rPr>
        <w:t>报告可能性的关键词</w:t>
      </w:r>
      <w:r>
        <w:t>。判断</w:t>
      </w:r>
      <w:r>
        <w:rPr>
          <w:rFonts w:hint="eastAsia"/>
        </w:rPr>
        <w:t>文档是否准入</w:t>
      </w:r>
      <w:r>
        <w:t>的核心逻辑</w:t>
      </w:r>
      <w:r>
        <w:rPr>
          <w:rFonts w:hint="eastAsia"/>
        </w:rPr>
        <w:t>为</w:t>
      </w:r>
      <w:r>
        <w:t>文档必须同时满足</w:t>
      </w:r>
      <w:r>
        <w:rPr>
          <w:rFonts w:hint="eastAsia"/>
        </w:rPr>
        <w:t>设定</w:t>
      </w:r>
      <w:r>
        <w:t>条件，方可进入后续流程</w:t>
      </w:r>
      <w:r>
        <w:rPr>
          <w:rFonts w:hint="eastAsia"/>
        </w:rPr>
        <w:t>。</w:t>
      </w:r>
      <w:r>
        <w:t>这一设计</w:t>
      </w:r>
      <w:r>
        <w:rPr>
          <w:rFonts w:hint="eastAsia"/>
        </w:rPr>
        <w:t>不仅可以节约文档提取的时间。还可以避免</w:t>
      </w:r>
      <w:r>
        <w:t>强行抽取产</w:t>
      </w:r>
      <w:r>
        <w:lastRenderedPageBreak/>
        <w:t>生</w:t>
      </w:r>
      <w:r>
        <w:rPr>
          <w:rFonts w:hint="eastAsia"/>
        </w:rPr>
        <w:t>的</w:t>
      </w:r>
      <w:r>
        <w:t>大量空值结果，污染评估数据集。</w:t>
      </w:r>
    </w:p>
    <w:p w14:paraId="382A16BB" w14:textId="77777777" w:rsidR="00F464BC" w:rsidRDefault="00000000">
      <w:pPr>
        <w:pStyle w:val="af9"/>
      </w:pPr>
      <w:r>
        <w:t>对于未通过准入的文档，系统会生成一份结构化的跳过记录</w:t>
      </w:r>
      <w:r>
        <w:rPr>
          <w:rFonts w:hint="eastAsia"/>
        </w:rPr>
        <w:t>JSON</w:t>
      </w:r>
      <w:r>
        <w:rPr>
          <w:rFonts w:hint="eastAsia"/>
        </w:rPr>
        <w:t>文件</w:t>
      </w:r>
      <w:r>
        <w:t>，注明具体的跳过原因代码，并立即终止后续全部处理流程，避免将无效输入引入高成本的解析与大模型调用环节。</w:t>
      </w:r>
    </w:p>
    <w:p w14:paraId="41B6CE43" w14:textId="77777777" w:rsidR="00F464BC" w:rsidRDefault="00F464BC">
      <w:pPr>
        <w:pStyle w:val="af9"/>
      </w:pPr>
    </w:p>
    <w:p w14:paraId="1D13C160" w14:textId="77777777" w:rsidR="00F464BC" w:rsidRDefault="00000000">
      <w:pPr>
        <w:pStyle w:val="gao"/>
        <w:rPr>
          <w:rFonts w:hint="eastAsia"/>
        </w:rPr>
      </w:pPr>
      <w:r>
        <w:rPr>
          <w:rFonts w:hint="eastAsia"/>
        </w:rPr>
        <w:t>启发式页面扫描</w:t>
      </w:r>
    </w:p>
    <w:p w14:paraId="637F667E" w14:textId="77777777" w:rsidR="00F464BC" w:rsidRDefault="00000000">
      <w:pPr>
        <w:pStyle w:val="af9"/>
      </w:pPr>
      <w:r>
        <w:rPr>
          <w:rFonts w:hint="eastAsia"/>
        </w:rPr>
        <w:t>ESG</w:t>
      </w:r>
      <w:r>
        <w:rPr>
          <w:rFonts w:hint="eastAsia"/>
        </w:rPr>
        <w:t>报告中真正承载量化指标的页面，往往具有几个共同的文本特征，比如数字密集、含</w:t>
      </w:r>
      <w:r>
        <w:rPr>
          <w:rFonts w:asciiTheme="minorEastAsia" w:eastAsiaTheme="minorEastAsia" w:hAnsiTheme="minorEastAsia" w:hint="eastAsia"/>
        </w:rPr>
        <w:t>有关键绩效、单位</w:t>
      </w:r>
      <w:r>
        <w:rPr>
          <w:rFonts w:hint="eastAsia"/>
        </w:rPr>
        <w:t>等表格信号词、出现碳排放、员工、治理等</w:t>
      </w:r>
      <w:r>
        <w:rPr>
          <w:rFonts w:hint="eastAsia"/>
        </w:rPr>
        <w:t>ESG</w:t>
      </w:r>
      <w:r>
        <w:rPr>
          <w:rFonts w:hint="eastAsia"/>
        </w:rPr>
        <w:t>专业术语，以及大量年份标注。与此同时，扫描版或图片页因文本层几乎为空，同样需要被标记出来以便后续专门处理。反之，目录、封面、致辞等低价值页面虽然也可能含有少量</w:t>
      </w:r>
      <w:r>
        <w:rPr>
          <w:rFonts w:hint="eastAsia"/>
        </w:rPr>
        <w:t>ESG</w:t>
      </w:r>
      <w:r>
        <w:rPr>
          <w:rFonts w:hint="eastAsia"/>
        </w:rPr>
        <w:t>词汇，但数字极为稀疏，应予以压制。</w:t>
      </w:r>
    </w:p>
    <w:p w14:paraId="379E0487" w14:textId="77777777" w:rsidR="00F464BC" w:rsidRDefault="00000000">
      <w:pPr>
        <w:pStyle w:val="af9"/>
      </w:pPr>
      <w:r>
        <w:rPr>
          <w:rFonts w:hint="eastAsia"/>
        </w:rPr>
        <w:t>各项得分上限经过校准，以防单一特征主导结果，最终得分截断为非负值，得分越高，代表该页承载有效</w:t>
      </w:r>
      <w:r>
        <w:rPr>
          <w:rFonts w:hint="eastAsia"/>
        </w:rPr>
        <w:t>ESG</w:t>
      </w:r>
      <w:r>
        <w:rPr>
          <w:rFonts w:hint="eastAsia"/>
        </w:rPr>
        <w:t>数据的可能性越大。具体的评分规则与阈值如</w:t>
      </w:r>
      <w:r>
        <w:rPr>
          <w:rFonts w:hint="eastAsia"/>
          <w:highlight w:val="yellow"/>
        </w:rPr>
        <w:t>下表</w:t>
      </w:r>
      <w:r>
        <w:rPr>
          <w:rFonts w:hint="eastAsia"/>
        </w:rPr>
        <w:t>所示：</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2597"/>
        <w:gridCol w:w="2572"/>
        <w:gridCol w:w="3143"/>
      </w:tblGrid>
      <w:tr w:rsidR="00F464BC" w14:paraId="652EF725" w14:textId="77777777">
        <w:trPr>
          <w:tblHeader/>
          <w:tblCellSpacing w:w="15" w:type="dxa"/>
          <w:jc w:val="center"/>
        </w:trPr>
        <w:tc>
          <w:tcPr>
            <w:tcW w:w="1535" w:type="pct"/>
            <w:tcBorders>
              <w:top w:val="single" w:sz="12" w:space="0" w:color="auto"/>
            </w:tcBorders>
            <w:vAlign w:val="center"/>
          </w:tcPr>
          <w:p w14:paraId="442076D3" w14:textId="77777777" w:rsidR="00F464BC" w:rsidRDefault="00000000">
            <w:pPr>
              <w:ind w:firstLineChars="0" w:firstLine="0"/>
              <w:jc w:val="center"/>
              <w:rPr>
                <w:b/>
                <w:bCs/>
              </w:rPr>
            </w:pPr>
            <w:r>
              <w:rPr>
                <w:b/>
                <w:bCs/>
              </w:rPr>
              <w:t>特征描述</w:t>
            </w:r>
          </w:p>
        </w:tc>
        <w:tc>
          <w:tcPr>
            <w:tcW w:w="1529" w:type="pct"/>
            <w:tcBorders>
              <w:top w:val="single" w:sz="12" w:space="0" w:color="auto"/>
            </w:tcBorders>
            <w:vAlign w:val="center"/>
          </w:tcPr>
          <w:p w14:paraId="2C7B56F1" w14:textId="77777777" w:rsidR="00F464BC" w:rsidRDefault="00000000">
            <w:pPr>
              <w:ind w:firstLineChars="0" w:firstLine="0"/>
              <w:jc w:val="center"/>
              <w:rPr>
                <w:b/>
                <w:bCs/>
              </w:rPr>
            </w:pPr>
            <w:r>
              <w:rPr>
                <w:b/>
                <w:bCs/>
              </w:rPr>
              <w:t>评分增量</w:t>
            </w:r>
          </w:p>
        </w:tc>
        <w:tc>
          <w:tcPr>
            <w:tcW w:w="1863" w:type="pct"/>
            <w:tcBorders>
              <w:top w:val="single" w:sz="12" w:space="0" w:color="auto"/>
            </w:tcBorders>
            <w:vAlign w:val="center"/>
          </w:tcPr>
          <w:p w14:paraId="12C330AC" w14:textId="77777777" w:rsidR="00F464BC" w:rsidRDefault="00000000">
            <w:pPr>
              <w:ind w:firstLineChars="0" w:firstLine="0"/>
              <w:jc w:val="center"/>
              <w:rPr>
                <w:b/>
                <w:bCs/>
              </w:rPr>
            </w:pPr>
            <w:r>
              <w:rPr>
                <w:b/>
                <w:bCs/>
              </w:rPr>
              <w:t>说明</w:t>
            </w:r>
          </w:p>
        </w:tc>
      </w:tr>
      <w:tr w:rsidR="00F464BC" w14:paraId="74175B79" w14:textId="77777777">
        <w:trPr>
          <w:tblCellSpacing w:w="15" w:type="dxa"/>
          <w:jc w:val="center"/>
        </w:trPr>
        <w:tc>
          <w:tcPr>
            <w:tcW w:w="1535" w:type="pct"/>
            <w:tcBorders>
              <w:top w:val="single" w:sz="8" w:space="0" w:color="auto"/>
            </w:tcBorders>
            <w:vAlign w:val="center"/>
          </w:tcPr>
          <w:p w14:paraId="55CC3D47" w14:textId="77777777" w:rsidR="00F464BC" w:rsidRDefault="00000000">
            <w:pPr>
              <w:ind w:firstLineChars="0" w:firstLine="0"/>
              <w:jc w:val="center"/>
            </w:pPr>
            <w:r>
              <w:t>文本</w:t>
            </w:r>
            <w:r>
              <w:rPr>
                <w:rFonts w:hint="eastAsia"/>
              </w:rPr>
              <w:t>极少</w:t>
            </w:r>
            <w:r>
              <w:t>（</w:t>
            </w:r>
            <w:r>
              <w:rPr>
                <w:rFonts w:hint="eastAsia"/>
              </w:rPr>
              <w:t>＜</w:t>
            </w:r>
            <w:r>
              <w:t>80</w:t>
            </w:r>
            <w:r>
              <w:t>字符）</w:t>
            </w:r>
          </w:p>
        </w:tc>
        <w:tc>
          <w:tcPr>
            <w:tcW w:w="1529" w:type="pct"/>
            <w:tcBorders>
              <w:top w:val="single" w:sz="8" w:space="0" w:color="auto"/>
            </w:tcBorders>
            <w:vAlign w:val="center"/>
          </w:tcPr>
          <w:p w14:paraId="1757A9C8" w14:textId="77777777" w:rsidR="00F464BC" w:rsidRDefault="00000000">
            <w:pPr>
              <w:ind w:firstLineChars="0" w:firstLine="0"/>
              <w:jc w:val="center"/>
            </w:pPr>
            <w:r>
              <w:t>+30</w:t>
            </w:r>
          </w:p>
        </w:tc>
        <w:tc>
          <w:tcPr>
            <w:tcW w:w="1863" w:type="pct"/>
            <w:tcBorders>
              <w:top w:val="single" w:sz="8" w:space="0" w:color="auto"/>
            </w:tcBorders>
            <w:vAlign w:val="center"/>
          </w:tcPr>
          <w:p w14:paraId="19192118" w14:textId="77777777" w:rsidR="00F464BC" w:rsidRDefault="00000000">
            <w:pPr>
              <w:ind w:firstLineChars="0" w:firstLine="0"/>
              <w:jc w:val="center"/>
            </w:pPr>
            <w:r>
              <w:t>疑似扫描页，需深度解析</w:t>
            </w:r>
          </w:p>
        </w:tc>
      </w:tr>
      <w:tr w:rsidR="00F464BC" w14:paraId="62E44855" w14:textId="77777777">
        <w:trPr>
          <w:tblCellSpacing w:w="15" w:type="dxa"/>
          <w:jc w:val="center"/>
        </w:trPr>
        <w:tc>
          <w:tcPr>
            <w:tcW w:w="1535" w:type="pct"/>
            <w:vAlign w:val="center"/>
          </w:tcPr>
          <w:p w14:paraId="3F1D3548" w14:textId="77777777" w:rsidR="00F464BC" w:rsidRDefault="00000000">
            <w:pPr>
              <w:ind w:firstLineChars="0" w:firstLine="0"/>
              <w:jc w:val="center"/>
            </w:pPr>
            <w:r>
              <w:t>表格信号词命中</w:t>
            </w:r>
          </w:p>
        </w:tc>
        <w:tc>
          <w:tcPr>
            <w:tcW w:w="1529" w:type="pct"/>
            <w:vAlign w:val="center"/>
          </w:tcPr>
          <w:p w14:paraId="5E91DC9A" w14:textId="77777777" w:rsidR="00F464BC" w:rsidRDefault="00000000">
            <w:pPr>
              <w:ind w:firstLineChars="0" w:firstLine="0"/>
              <w:jc w:val="center"/>
            </w:pPr>
            <w:r>
              <w:t>+8×</w:t>
            </w:r>
            <w:r>
              <w:t>命中数（上限</w:t>
            </w:r>
            <w:r>
              <w:t>+48</w:t>
            </w:r>
            <w:r>
              <w:t>）</w:t>
            </w:r>
          </w:p>
        </w:tc>
        <w:tc>
          <w:tcPr>
            <w:tcW w:w="1863" w:type="pct"/>
            <w:vAlign w:val="center"/>
          </w:tcPr>
          <w:p w14:paraId="1CC8EACC" w14:textId="77777777" w:rsidR="00F464BC" w:rsidRDefault="00000000">
            <w:pPr>
              <w:ind w:firstLineChars="0" w:firstLine="0"/>
              <w:jc w:val="center"/>
            </w:pPr>
            <w:r>
              <w:t>"</w:t>
            </w:r>
            <w:r>
              <w:t>关键绩效</w:t>
            </w:r>
            <w:r>
              <w:t>""</w:t>
            </w:r>
            <w:r>
              <w:t>绩效表</w:t>
            </w:r>
            <w:r>
              <w:t>""</w:t>
            </w:r>
            <w:r>
              <w:t>单位</w:t>
            </w:r>
            <w:r>
              <w:t>"</w:t>
            </w:r>
            <w:r>
              <w:t>等</w:t>
            </w:r>
          </w:p>
        </w:tc>
      </w:tr>
      <w:tr w:rsidR="00F464BC" w14:paraId="458883D9" w14:textId="77777777">
        <w:trPr>
          <w:tblCellSpacing w:w="15" w:type="dxa"/>
          <w:jc w:val="center"/>
        </w:trPr>
        <w:tc>
          <w:tcPr>
            <w:tcW w:w="1535" w:type="pct"/>
            <w:vAlign w:val="center"/>
          </w:tcPr>
          <w:p w14:paraId="6AB7D5DE" w14:textId="77777777" w:rsidR="00F464BC" w:rsidRDefault="00000000">
            <w:pPr>
              <w:ind w:firstLineChars="0" w:firstLine="0"/>
              <w:jc w:val="center"/>
            </w:pPr>
            <w:r>
              <w:t>ESG</w:t>
            </w:r>
            <w:r>
              <w:t>关键词命中</w:t>
            </w:r>
            <w:r>
              <w:t>≥3</w:t>
            </w:r>
            <w:r>
              <w:t>个</w:t>
            </w:r>
          </w:p>
        </w:tc>
        <w:tc>
          <w:tcPr>
            <w:tcW w:w="1529" w:type="pct"/>
            <w:vAlign w:val="center"/>
          </w:tcPr>
          <w:p w14:paraId="2994A28E" w14:textId="77777777" w:rsidR="00F464BC" w:rsidRDefault="00000000">
            <w:pPr>
              <w:ind w:firstLineChars="0" w:firstLine="0"/>
              <w:jc w:val="center"/>
            </w:pPr>
            <w:r>
              <w:t>+3×</w:t>
            </w:r>
            <w:r>
              <w:t>命中数（上限</w:t>
            </w:r>
            <w:r>
              <w:t>+24</w:t>
            </w:r>
            <w:r>
              <w:t>）</w:t>
            </w:r>
          </w:p>
        </w:tc>
        <w:tc>
          <w:tcPr>
            <w:tcW w:w="1863" w:type="pct"/>
            <w:vAlign w:val="center"/>
          </w:tcPr>
          <w:p w14:paraId="462CF38F" w14:textId="77777777" w:rsidR="00F464BC" w:rsidRDefault="00000000">
            <w:pPr>
              <w:ind w:firstLineChars="0" w:firstLine="0"/>
              <w:jc w:val="center"/>
            </w:pPr>
            <w:r>
              <w:t>"</w:t>
            </w:r>
            <w:r>
              <w:t>碳</w:t>
            </w:r>
            <w:r>
              <w:t>""</w:t>
            </w:r>
            <w:r>
              <w:t>温室气体</w:t>
            </w:r>
            <w:r>
              <w:t>""</w:t>
            </w:r>
            <w:r>
              <w:t>员工</w:t>
            </w:r>
            <w:r>
              <w:t>"</w:t>
            </w:r>
            <w:r>
              <w:t>等</w:t>
            </w:r>
          </w:p>
        </w:tc>
      </w:tr>
      <w:tr w:rsidR="00F464BC" w14:paraId="3CC953BD" w14:textId="77777777">
        <w:trPr>
          <w:tblCellSpacing w:w="15" w:type="dxa"/>
          <w:jc w:val="center"/>
        </w:trPr>
        <w:tc>
          <w:tcPr>
            <w:tcW w:w="1535" w:type="pct"/>
            <w:vAlign w:val="center"/>
          </w:tcPr>
          <w:p w14:paraId="2136FFF0" w14:textId="77777777" w:rsidR="00F464BC" w:rsidRDefault="00000000">
            <w:pPr>
              <w:ind w:firstLineChars="0" w:firstLine="0"/>
              <w:jc w:val="center"/>
            </w:pPr>
            <w:r>
              <w:t>数字密集（</w:t>
            </w:r>
            <w:r>
              <w:t>≥20</w:t>
            </w:r>
            <w:r>
              <w:t>）</w:t>
            </w:r>
          </w:p>
        </w:tc>
        <w:tc>
          <w:tcPr>
            <w:tcW w:w="1529" w:type="pct"/>
            <w:vAlign w:val="center"/>
          </w:tcPr>
          <w:p w14:paraId="56056770" w14:textId="77777777" w:rsidR="00F464BC" w:rsidRDefault="00000000">
            <w:pPr>
              <w:ind w:firstLineChars="0" w:firstLine="0"/>
              <w:jc w:val="center"/>
            </w:pPr>
            <w:r>
              <w:t>+3×</w:t>
            </w:r>
            <w:r>
              <w:t>密度值（上限</w:t>
            </w:r>
            <w:r>
              <w:t>+24</w:t>
            </w:r>
            <w:r>
              <w:t>）</w:t>
            </w:r>
          </w:p>
        </w:tc>
        <w:tc>
          <w:tcPr>
            <w:tcW w:w="1863" w:type="pct"/>
            <w:vAlign w:val="center"/>
          </w:tcPr>
          <w:p w14:paraId="285E17F1" w14:textId="77777777" w:rsidR="00F464BC" w:rsidRDefault="00000000">
            <w:pPr>
              <w:ind w:firstLineChars="0" w:firstLine="0"/>
              <w:jc w:val="center"/>
            </w:pPr>
            <w:r>
              <w:t>量化数据集中的典型特征</w:t>
            </w:r>
          </w:p>
        </w:tc>
      </w:tr>
      <w:tr w:rsidR="00F464BC" w14:paraId="16A5F2FC" w14:textId="77777777">
        <w:trPr>
          <w:tblCellSpacing w:w="15" w:type="dxa"/>
          <w:jc w:val="center"/>
        </w:trPr>
        <w:tc>
          <w:tcPr>
            <w:tcW w:w="1535" w:type="pct"/>
            <w:vAlign w:val="center"/>
          </w:tcPr>
          <w:p w14:paraId="129E55AD" w14:textId="77777777" w:rsidR="00F464BC" w:rsidRDefault="00000000">
            <w:pPr>
              <w:ind w:firstLineChars="0" w:firstLine="0"/>
              <w:jc w:val="center"/>
            </w:pPr>
            <w:r>
              <w:t>类表格行</w:t>
            </w:r>
            <w:r>
              <w:t>≥3</w:t>
            </w:r>
            <w:r>
              <w:t>行</w:t>
            </w:r>
          </w:p>
        </w:tc>
        <w:tc>
          <w:tcPr>
            <w:tcW w:w="1529" w:type="pct"/>
            <w:vAlign w:val="center"/>
          </w:tcPr>
          <w:p w14:paraId="5F49836B" w14:textId="77777777" w:rsidR="00F464BC" w:rsidRDefault="00000000">
            <w:pPr>
              <w:ind w:firstLineChars="0" w:firstLine="0"/>
              <w:jc w:val="center"/>
            </w:pPr>
            <w:r>
              <w:t>+4×</w:t>
            </w:r>
            <w:r>
              <w:t>行数（上限</w:t>
            </w:r>
            <w:r>
              <w:t>+40</w:t>
            </w:r>
            <w:r>
              <w:t>）</w:t>
            </w:r>
          </w:p>
        </w:tc>
        <w:tc>
          <w:tcPr>
            <w:tcW w:w="1863" w:type="pct"/>
            <w:vAlign w:val="center"/>
          </w:tcPr>
          <w:p w14:paraId="22439B35" w14:textId="77777777" w:rsidR="00F464BC" w:rsidRDefault="00000000">
            <w:pPr>
              <w:ind w:firstLineChars="0" w:firstLine="0"/>
              <w:jc w:val="center"/>
            </w:pPr>
            <w:r>
              <w:t>含制表符或多数字的对齐行</w:t>
            </w:r>
          </w:p>
        </w:tc>
      </w:tr>
      <w:tr w:rsidR="00F464BC" w14:paraId="7D7AFD8B" w14:textId="77777777">
        <w:trPr>
          <w:tblCellSpacing w:w="15" w:type="dxa"/>
          <w:jc w:val="center"/>
        </w:trPr>
        <w:tc>
          <w:tcPr>
            <w:tcW w:w="1535" w:type="pct"/>
            <w:vAlign w:val="center"/>
          </w:tcPr>
          <w:p w14:paraId="77675FE5" w14:textId="77777777" w:rsidR="00F464BC" w:rsidRDefault="00000000">
            <w:pPr>
              <w:ind w:firstLineChars="0" w:firstLine="0"/>
              <w:jc w:val="center"/>
            </w:pPr>
            <w:r>
              <w:t>年份词命中</w:t>
            </w:r>
          </w:p>
        </w:tc>
        <w:tc>
          <w:tcPr>
            <w:tcW w:w="1529" w:type="pct"/>
            <w:vAlign w:val="center"/>
          </w:tcPr>
          <w:p w14:paraId="53D6D6CA" w14:textId="77777777" w:rsidR="00F464BC" w:rsidRDefault="00000000">
            <w:pPr>
              <w:ind w:firstLineChars="0" w:firstLine="0"/>
              <w:jc w:val="center"/>
            </w:pPr>
            <w:r>
              <w:t>+3×</w:t>
            </w:r>
            <w:r>
              <w:t>命中数（上限</w:t>
            </w:r>
            <w:r>
              <w:t>+9</w:t>
            </w:r>
            <w:r>
              <w:t>）</w:t>
            </w:r>
          </w:p>
        </w:tc>
        <w:tc>
          <w:tcPr>
            <w:tcW w:w="1863" w:type="pct"/>
            <w:vAlign w:val="center"/>
          </w:tcPr>
          <w:p w14:paraId="73FAF44C" w14:textId="77777777" w:rsidR="00F464BC" w:rsidRDefault="00000000">
            <w:pPr>
              <w:ind w:firstLineChars="0" w:firstLine="0"/>
              <w:jc w:val="center"/>
            </w:pPr>
            <w:r>
              <w:t>反映数据时效性标注</w:t>
            </w:r>
          </w:p>
        </w:tc>
      </w:tr>
      <w:tr w:rsidR="00F464BC" w14:paraId="5CB90820" w14:textId="77777777">
        <w:trPr>
          <w:tblCellSpacing w:w="15" w:type="dxa"/>
          <w:jc w:val="center"/>
        </w:trPr>
        <w:tc>
          <w:tcPr>
            <w:tcW w:w="1535" w:type="pct"/>
            <w:tcBorders>
              <w:bottom w:val="single" w:sz="12" w:space="0" w:color="auto"/>
            </w:tcBorders>
            <w:vAlign w:val="center"/>
          </w:tcPr>
          <w:p w14:paraId="725DBA19" w14:textId="77777777" w:rsidR="00F464BC" w:rsidRDefault="00000000">
            <w:pPr>
              <w:ind w:firstLineChars="0" w:firstLine="0"/>
              <w:jc w:val="center"/>
            </w:pPr>
            <w:r>
              <w:t>目录</w:t>
            </w:r>
            <w:r>
              <w:t>/</w:t>
            </w:r>
            <w:r>
              <w:t>索引页</w:t>
            </w:r>
          </w:p>
        </w:tc>
        <w:tc>
          <w:tcPr>
            <w:tcW w:w="1529" w:type="pct"/>
            <w:tcBorders>
              <w:bottom w:val="single" w:sz="12" w:space="0" w:color="auto"/>
            </w:tcBorders>
            <w:vAlign w:val="center"/>
          </w:tcPr>
          <w:p w14:paraId="10B953FC" w14:textId="77777777" w:rsidR="00F464BC" w:rsidRDefault="00000000">
            <w:pPr>
              <w:pStyle w:val="af9"/>
              <w:jc w:val="center"/>
            </w:pPr>
            <w:r>
              <w:t>−15</w:t>
            </w:r>
          </w:p>
        </w:tc>
        <w:tc>
          <w:tcPr>
            <w:tcW w:w="1863" w:type="pct"/>
            <w:tcBorders>
              <w:bottom w:val="single" w:sz="12" w:space="0" w:color="auto"/>
            </w:tcBorders>
            <w:vAlign w:val="center"/>
          </w:tcPr>
          <w:p w14:paraId="30D7AA9D" w14:textId="77777777" w:rsidR="00F464BC" w:rsidRDefault="00000000">
            <w:pPr>
              <w:ind w:firstLineChars="0" w:firstLine="0"/>
              <w:jc w:val="center"/>
            </w:pPr>
            <w:r>
              <w:t>压制低价值导航类页面</w:t>
            </w:r>
          </w:p>
        </w:tc>
      </w:tr>
    </w:tbl>
    <w:p w14:paraId="3D2EF764" w14:textId="77777777" w:rsidR="00F464BC" w:rsidRDefault="00000000" w:rsidP="001A2DD3">
      <w:pPr>
        <w:snapToGrid w:val="0"/>
        <w:ind w:firstLine="420"/>
      </w:pPr>
      <w:r>
        <w:rPr>
          <w:rFonts w:hint="eastAsia"/>
        </w:rPr>
        <w:t>该评分用于后续页面分流决策。实践中，高分页面往往对应</w:t>
      </w:r>
      <w:r>
        <w:rPr>
          <w:rFonts w:hint="eastAsia"/>
        </w:rPr>
        <w:t>ESG</w:t>
      </w:r>
      <w:r>
        <w:rPr>
          <w:rFonts w:hint="eastAsia"/>
        </w:rPr>
        <w:t>数据汇总表、关键绩效披露页或低质量扫描页；低分页面则多为封面、目录、宣传叙述段落。基于上述逻辑，模型对相应页面提取对应三个维度的七类文本特征，并加权求和得到信息密度评分：</w:t>
      </w:r>
    </w:p>
    <w:p w14:paraId="4DD585C7" w14:textId="77777777" w:rsidR="00F464BC" w:rsidRDefault="00000000" w:rsidP="001A2DD3">
      <w:pPr>
        <w:pStyle w:val="MTDisplayEquation"/>
        <w:snapToGrid w:val="0"/>
        <w:ind w:firstLineChars="0" w:firstLine="0"/>
        <w:jc w:val="center"/>
      </w:pPr>
      <w:r>
        <w:rPr>
          <w:position w:val="-32"/>
        </w:rPr>
        <w:object w:dxaOrig="4420" w:dyaOrig="750" w14:anchorId="418FCE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1pt;height:37.5pt" o:ole="">
            <v:imagedata r:id="rId15" o:title=""/>
          </v:shape>
          <o:OLEObject Type="Embed" ProgID="Equation.DSMT4" ShapeID="_x0000_i1025" DrawAspect="Content" ObjectID="_1844105969" r:id="rId16"/>
        </w:object>
      </w:r>
    </w:p>
    <w:p w14:paraId="137A03F4" w14:textId="77777777" w:rsidR="00F464BC" w:rsidRDefault="00000000" w:rsidP="001A2DD3">
      <w:pPr>
        <w:pStyle w:val="af9"/>
        <w:snapToGrid w:val="0"/>
      </w:pPr>
      <w:r>
        <w:rPr>
          <w:rFonts w:hint="eastAsia"/>
        </w:rPr>
        <w:t>其中，</w:t>
      </w:r>
      <w:r>
        <w:rPr>
          <w:position w:val="-14"/>
        </w:rPr>
        <w:object w:dxaOrig="260" w:dyaOrig="380" w14:anchorId="2A07C527">
          <v:shape id="_x0000_i1026" type="#_x0000_t75" style="width:13pt;height:19pt" o:ole="">
            <v:imagedata r:id="rId17" o:title=""/>
          </v:shape>
          <o:OLEObject Type="Embed" ProgID="Equation.DSMT4" ShapeID="_x0000_i1026" DrawAspect="Content" ObjectID="_1844105970" r:id="rId18"/>
        </w:object>
      </w:r>
      <w:r>
        <w:rPr>
          <w:rFonts w:hint="eastAsia"/>
        </w:rPr>
        <w:t>为第</w:t>
      </w:r>
      <w:r>
        <w:rPr>
          <w:rFonts w:hint="eastAsia"/>
        </w:rPr>
        <w:t>p</w:t>
      </w:r>
      <w:r>
        <w:rPr>
          <w:rFonts w:hint="eastAsia"/>
        </w:rPr>
        <w:t>页的分数；</w:t>
      </w:r>
      <w:r>
        <w:rPr>
          <w:position w:val="-10"/>
        </w:rPr>
        <w:object w:dxaOrig="580" w:dyaOrig="320" w14:anchorId="0B6ED9DC">
          <v:shape id="_x0000_i1027" type="#_x0000_t75" style="width:29pt;height:16pt" o:ole="">
            <v:imagedata r:id="rId19" o:title=""/>
          </v:shape>
          <o:OLEObject Type="Embed" ProgID="Equation.DSMT4" ShapeID="_x0000_i1027" DrawAspect="Content" ObjectID="_1844105971" r:id="rId20"/>
        </w:object>
      </w:r>
      <w:r>
        <w:rPr>
          <w:rFonts w:hint="eastAsia"/>
        </w:rPr>
        <w:t>为</w:t>
      </w:r>
      <w:r>
        <w:t>示性函数</w:t>
      </w:r>
      <w:r>
        <w:rPr>
          <w:rFonts w:hint="eastAsia"/>
        </w:rPr>
        <w:t>，通过</w:t>
      </w:r>
      <w:r>
        <w:rPr>
          <w:rFonts w:hint="eastAsia"/>
        </w:rPr>
        <w:t>0-1</w:t>
      </w:r>
      <w:r>
        <w:rPr>
          <w:rFonts w:hint="eastAsia"/>
        </w:rPr>
        <w:t>二值逻辑来标识变量；</w:t>
      </w:r>
      <w:bookmarkStart w:id="3" w:name="MTBlankEqn"/>
      <w:r>
        <w:rPr>
          <w:position w:val="-10"/>
        </w:rPr>
        <w:object w:dxaOrig="680" w:dyaOrig="320" w14:anchorId="5317F031">
          <v:shape id="_x0000_i1028" type="#_x0000_t75" style="width:34pt;height:16pt" o:ole="">
            <v:imagedata r:id="rId21" o:title=""/>
          </v:shape>
          <o:OLEObject Type="Embed" ProgID="Equation.DSMT4" ShapeID="_x0000_i1028" DrawAspect="Content" ObjectID="_1844105972" r:id="rId22"/>
        </w:object>
      </w:r>
      <w:r>
        <w:rPr>
          <w:rFonts w:hint="eastAsia"/>
        </w:rPr>
        <w:t>表示</w:t>
      </w:r>
      <w:r>
        <w:t>文本极</w:t>
      </w:r>
      <w:r>
        <w:rPr>
          <w:rFonts w:hint="eastAsia"/>
        </w:rPr>
        <w:t>少，不足规定值则取</w:t>
      </w:r>
      <w:r>
        <w:rPr>
          <w:rFonts w:hint="eastAsia"/>
        </w:rPr>
        <w:t>1</w:t>
      </w:r>
      <w:r>
        <w:rPr>
          <w:rFonts w:hint="eastAsia"/>
        </w:rPr>
        <w:t>；</w:t>
      </w:r>
      <w:r>
        <w:rPr>
          <w:position w:val="-12"/>
        </w:rPr>
        <w:object w:dxaOrig="460" w:dyaOrig="360" w14:anchorId="722AEBAD">
          <v:shape id="_x0000_i1029" type="#_x0000_t75" style="width:23pt;height:18pt" o:ole="">
            <v:imagedata r:id="rId23" o:title=""/>
          </v:shape>
          <o:OLEObject Type="Embed" ProgID="Equation.DSMT4" ShapeID="_x0000_i1029" DrawAspect="Content" ObjectID="_1844105973" r:id="rId24"/>
        </w:object>
      </w:r>
      <w:r>
        <w:rPr>
          <w:rFonts w:hint="eastAsia"/>
        </w:rPr>
        <w:t>为</w:t>
      </w:r>
      <w:r>
        <w:t>表格信号词命中</w:t>
      </w:r>
      <w:r>
        <w:rPr>
          <w:rFonts w:hint="eastAsia"/>
        </w:rPr>
        <w:t>数；</w:t>
      </w:r>
      <w:r>
        <w:rPr>
          <w:position w:val="-14"/>
        </w:rPr>
        <w:object w:dxaOrig="380" w:dyaOrig="380" w14:anchorId="1221C1BF">
          <v:shape id="_x0000_i1030" type="#_x0000_t75" style="width:19pt;height:19pt" o:ole="">
            <v:imagedata r:id="rId25" o:title=""/>
          </v:shape>
          <o:OLEObject Type="Embed" ProgID="Equation.DSMT4" ShapeID="_x0000_i1030" DrawAspect="Content" ObjectID="_1844105974" r:id="rId26"/>
        </w:object>
      </w:r>
      <w:r>
        <w:rPr>
          <w:rFonts w:hint="eastAsia"/>
        </w:rPr>
        <w:t>为</w:t>
      </w:r>
      <w:r>
        <w:t>ESG</w:t>
      </w:r>
      <w:r>
        <w:t>关键词命中</w:t>
      </w:r>
      <w:r>
        <w:rPr>
          <w:rFonts w:hint="eastAsia"/>
        </w:rPr>
        <w:t>数，</w:t>
      </w:r>
      <w:bookmarkEnd w:id="3"/>
      <w:r>
        <w:rPr>
          <w:position w:val="-14"/>
        </w:rPr>
        <w:object w:dxaOrig="1020" w:dyaOrig="380" w14:anchorId="770387FF">
          <v:shape id="_x0000_i1031" type="#_x0000_t75" style="width:51.5pt;height:19pt" o:ole="">
            <v:imagedata r:id="rId27" o:title=""/>
          </v:shape>
          <o:OLEObject Type="Embed" ProgID="Equation.DSMT4" ShapeID="_x0000_i1031" DrawAspect="Content" ObjectID="_1844105975" r:id="rId28"/>
        </w:object>
      </w:r>
      <w:r>
        <w:rPr>
          <w:rFonts w:hint="eastAsia"/>
        </w:rPr>
        <w:t>表示</w:t>
      </w:r>
      <w:r>
        <w:rPr>
          <w:rFonts w:hint="eastAsia"/>
        </w:rPr>
        <w:t>ESG</w:t>
      </w:r>
      <w:r>
        <w:rPr>
          <w:rFonts w:hint="eastAsia"/>
        </w:rPr>
        <w:t>关键词大于等于</w:t>
      </w:r>
      <w:r>
        <w:rPr>
          <w:rFonts w:hint="eastAsia"/>
        </w:rPr>
        <w:t>3</w:t>
      </w:r>
      <w:r>
        <w:rPr>
          <w:rFonts w:hint="eastAsia"/>
        </w:rPr>
        <w:t>，满足取</w:t>
      </w:r>
      <w:r>
        <w:rPr>
          <w:rFonts w:hint="eastAsia"/>
        </w:rPr>
        <w:t>1</w:t>
      </w:r>
      <w:r>
        <w:rPr>
          <w:rFonts w:hint="eastAsia"/>
        </w:rPr>
        <w:t>；</w:t>
      </w:r>
      <w:r>
        <w:rPr>
          <w:position w:val="-12"/>
        </w:rPr>
        <w:object w:dxaOrig="440" w:dyaOrig="360" w14:anchorId="557801A8">
          <v:shape id="_x0000_i1032" type="#_x0000_t75" style="width:22pt;height:18pt" o:ole="">
            <v:imagedata r:id="rId29" o:title=""/>
          </v:shape>
          <o:OLEObject Type="Embed" ProgID="Equation.DSMT4" ShapeID="_x0000_i1032" DrawAspect="Content" ObjectID="_1844105976" r:id="rId30"/>
        </w:object>
      </w:r>
      <w:r>
        <w:rPr>
          <w:rFonts w:hint="eastAsia"/>
        </w:rPr>
        <w:t>表示</w:t>
      </w:r>
      <w:r>
        <w:t>数字密集</w:t>
      </w:r>
      <w:r>
        <w:rPr>
          <w:rFonts w:hint="eastAsia"/>
        </w:rPr>
        <w:t>程度；</w:t>
      </w:r>
      <w:r>
        <w:rPr>
          <w:position w:val="-12"/>
        </w:rPr>
        <w:object w:dxaOrig="280" w:dyaOrig="360" w14:anchorId="2ABB5D5D">
          <v:shape id="_x0000_i1033" type="#_x0000_t75" style="width:14pt;height:18pt" o:ole="">
            <v:imagedata r:id="rId31" o:title=""/>
          </v:shape>
          <o:OLEObject Type="Embed" ProgID="Equation.DSMT4" ShapeID="_x0000_i1033" DrawAspect="Content" ObjectID="_1844105977" r:id="rId32"/>
        </w:object>
      </w:r>
      <w:r>
        <w:rPr>
          <w:rFonts w:hint="eastAsia"/>
        </w:rPr>
        <w:t>为</w:t>
      </w:r>
      <w:r>
        <w:t>类表格行数</w:t>
      </w:r>
      <w:r>
        <w:rPr>
          <w:rFonts w:hint="eastAsia"/>
        </w:rPr>
        <w:t>；</w:t>
      </w:r>
      <w:r>
        <w:rPr>
          <w:position w:val="-14"/>
        </w:rPr>
        <w:object w:dxaOrig="440" w:dyaOrig="380" w14:anchorId="738253A2">
          <v:shape id="_x0000_i1034" type="#_x0000_t75" style="width:22pt;height:19pt" o:ole="">
            <v:imagedata r:id="rId33" o:title=""/>
          </v:shape>
          <o:OLEObject Type="Embed" ProgID="Equation.DSMT4" ShapeID="_x0000_i1034" DrawAspect="Content" ObjectID="_1844105978" r:id="rId34"/>
        </w:object>
      </w:r>
      <w:r>
        <w:rPr>
          <w:rFonts w:hint="eastAsia"/>
        </w:rPr>
        <w:t>为</w:t>
      </w:r>
      <w:r>
        <w:t>年份关键词命中数量</w:t>
      </w:r>
      <w:r>
        <w:rPr>
          <w:rFonts w:hint="eastAsia"/>
        </w:rPr>
        <w:t>；</w:t>
      </w:r>
      <w:r>
        <w:rPr>
          <w:position w:val="-10"/>
        </w:rPr>
        <w:object w:dxaOrig="860" w:dyaOrig="320" w14:anchorId="1935318E">
          <v:shape id="_x0000_i1035" type="#_x0000_t75" style="width:43pt;height:16pt" o:ole="">
            <v:imagedata r:id="rId35" o:title=""/>
          </v:shape>
          <o:OLEObject Type="Embed" ProgID="Equation.DSMT4" ShapeID="_x0000_i1035" DrawAspect="Content" ObjectID="_1844105979" r:id="rId36"/>
        </w:object>
      </w:r>
      <w:r>
        <w:rPr>
          <w:rFonts w:hint="eastAsia"/>
        </w:rPr>
        <w:t>是</w:t>
      </w:r>
      <w:r>
        <w:t>目录页惩罚标识</w:t>
      </w:r>
      <w:r>
        <w:rPr>
          <w:rFonts w:hint="eastAsia"/>
        </w:rPr>
        <w:t>，</w:t>
      </w:r>
      <w:r>
        <w:t>存在索引且数字密集度不足时取</w:t>
      </w:r>
      <w:r>
        <w:t>1</w:t>
      </w:r>
      <w:r>
        <w:t>，扣减固定分值压制干扰页面</w:t>
      </w:r>
      <w:r>
        <w:rPr>
          <w:rFonts w:hint="eastAsia"/>
        </w:rPr>
        <w:t>。</w:t>
      </w:r>
    </w:p>
    <w:p w14:paraId="26C9A0C2" w14:textId="77777777" w:rsidR="00F464BC" w:rsidRDefault="00000000">
      <w:pPr>
        <w:ind w:firstLine="420"/>
      </w:pPr>
      <w:r>
        <w:t>具体而言，模型对每页文本执行快速特征</w:t>
      </w:r>
      <w:r>
        <w:rPr>
          <w:rFonts w:hint="eastAsia"/>
        </w:rPr>
        <w:t>识别扫描</w:t>
      </w:r>
      <w:r>
        <w:t>，提取七类关键指标，包括文本长度、</w:t>
      </w:r>
      <w:r>
        <w:lastRenderedPageBreak/>
        <w:t>数字出现频次、年份标注命中、</w:t>
      </w:r>
      <w:r>
        <w:t>ESG</w:t>
      </w:r>
      <w:r>
        <w:t>专业术语命中、表格信号词命中、类表格行特征以及目录索引惩罚标识。这些特征共同构成了页面信息价值的多元表征，从数字密度、语义相关性与版面视觉拓扑三个核心维度全面刻画页面承载有效</w:t>
      </w:r>
      <w:r>
        <w:t>ESG</w:t>
      </w:r>
      <w:r>
        <w:t>结构化信息的潜在能力。该评分机制的意义在于将非结构化</w:t>
      </w:r>
      <w:r>
        <w:t>PDF</w:t>
      </w:r>
      <w:r>
        <w:t>页面的多模态线索转化为可量化的标量空间，实现页面价值的</w:t>
      </w:r>
      <w:r>
        <w:rPr>
          <w:rFonts w:hint="eastAsia"/>
        </w:rPr>
        <w:t>打分排序</w:t>
      </w:r>
      <w:r>
        <w:t>，使原本难以直接比较的非文本信息获得统一的数值度量基准。高分页面通常对应</w:t>
      </w:r>
      <w:r>
        <w:t>ESG</w:t>
      </w:r>
      <w:r>
        <w:t>数据汇总表、关键绩效披露页或扫描图像页，低分页面则多为导航类或宣传叙述页。通过这一轻量级预评估，模型在无需外部模型调用的前提下，即可完成全文价值排序，为后续分流提供严谨的决策依据。</w:t>
      </w:r>
    </w:p>
    <w:p w14:paraId="158092C8" w14:textId="77777777" w:rsidR="00F464BC" w:rsidRDefault="00000000">
      <w:pPr>
        <w:pStyle w:val="af9"/>
      </w:pPr>
      <w:r>
        <w:rPr>
          <w:rFonts w:hint="eastAsia"/>
        </w:rPr>
        <w:t>本方案的这一设计</w:t>
      </w:r>
      <w:r>
        <w:t>在实际工程落地中具有显著的降本增效价值</w:t>
      </w:r>
      <w:r>
        <w:rPr>
          <w:rFonts w:hint="eastAsia"/>
        </w:rPr>
        <w:t>。</w:t>
      </w:r>
      <w:r>
        <w:t>一方面，它以纯规则驱动的计算方式替代了全量高精度视觉解析，将算力消耗压缩至可接受范围，使系统具备处理数百页级长文档的规模化能力；另一方面，它为后续混合解析策略的动态分流奠定了数据基础，确保有限的深度解析资源被精准投放至最具信息价值的页面，从而在保障核心指标抽取准确率的同时，大幅提升整体处理吞吐量，满足监管合规审查、投资决策分析等场景对时效性的刚性需求</w:t>
      </w:r>
    </w:p>
    <w:p w14:paraId="0A38EF24" w14:textId="77777777" w:rsidR="00F464BC" w:rsidRDefault="00F464BC">
      <w:pPr>
        <w:ind w:firstLineChars="0" w:firstLine="0"/>
      </w:pPr>
    </w:p>
    <w:p w14:paraId="453AE795" w14:textId="77777777" w:rsidR="00F464BC" w:rsidRDefault="00000000">
      <w:pPr>
        <w:pStyle w:val="gao"/>
        <w:rPr>
          <w:rFonts w:hint="eastAsia"/>
        </w:rPr>
      </w:pPr>
      <w:r>
        <w:rPr>
          <w:rFonts w:hint="eastAsia"/>
        </w:rPr>
        <w:t>LLM灰区仲裁</w:t>
      </w:r>
    </w:p>
    <w:p w14:paraId="7FD32A9C" w14:textId="77777777" w:rsidR="00F464BC" w:rsidRDefault="00000000" w:rsidP="006D5FF3">
      <w:pPr>
        <w:pStyle w:val="af9"/>
        <w:snapToGrid w:val="0"/>
      </w:pPr>
      <w:r>
        <w:rPr>
          <w:rFonts w:hint="eastAsia"/>
        </w:rPr>
        <w:t>规则评分能够清晰地识别数据表密集的高价值页面和封面、致辞等低价值页面，但对于得分处于中间区间的页面，单靠数字指标往往难以准确判断，本方案将这类页面定义为灰区页面。例如，一页图文并排的环境绩效说明，可能因为图片占据大量版面导致文本稀疏、得分偏低，但实际上包含重要的定性披露信息；反之，某些数字密集的财务附注页得分虽高，却与</w:t>
      </w:r>
      <w:r>
        <w:rPr>
          <w:rFonts w:hint="eastAsia"/>
        </w:rPr>
        <w:t>ESG</w:t>
      </w:r>
      <w:r>
        <w:rPr>
          <w:rFonts w:hint="eastAsia"/>
        </w:rPr>
        <w:t>指标无关。</w:t>
      </w:r>
    </w:p>
    <w:p w14:paraId="6316A558" w14:textId="77777777" w:rsidR="00F464BC" w:rsidRDefault="00000000" w:rsidP="006D5FF3">
      <w:pPr>
        <w:pStyle w:val="af9"/>
        <w:snapToGrid w:val="0"/>
      </w:pPr>
      <w:r>
        <w:rPr>
          <w:rFonts w:hint="eastAsia"/>
        </w:rPr>
        <w:t>为此，本方案引入一套分流机制，以阈值</w:t>
      </w:r>
      <w:r>
        <w:rPr>
          <w:position w:val="-12"/>
        </w:rPr>
        <w:object w:dxaOrig="380" w:dyaOrig="360" w14:anchorId="046F942E">
          <v:shape id="_x0000_i1036" type="#_x0000_t75" style="width:19pt;height:18pt" o:ole="">
            <v:imagedata r:id="rId37" o:title=""/>
          </v:shape>
          <o:OLEObject Type="Embed" ProgID="Equation.DSMT4" ShapeID="_x0000_i1036" DrawAspect="Content" ObjectID="_1844105980" r:id="rId38"/>
        </w:object>
      </w:r>
      <w:r>
        <w:rPr>
          <w:rFonts w:hint="eastAsia"/>
        </w:rPr>
        <w:t>和</w:t>
      </w:r>
      <w:r>
        <w:rPr>
          <w:position w:val="-14"/>
        </w:rPr>
        <w:object w:dxaOrig="440" w:dyaOrig="380" w14:anchorId="6C90C845">
          <v:shape id="_x0000_i1037" type="#_x0000_t75" style="width:22pt;height:19pt" o:ole="">
            <v:imagedata r:id="rId39" o:title=""/>
          </v:shape>
          <o:OLEObject Type="Embed" ProgID="Equation.DSMT4" ShapeID="_x0000_i1037" DrawAspect="Content" ObjectID="_1844105981" r:id="rId40"/>
        </w:object>
      </w:r>
      <w:r>
        <w:rPr>
          <w:rFonts w:hint="eastAsia"/>
        </w:rPr>
        <w:t>将全文页面划分为三个区间，并分别采取不同的处理策略。对于落入灰区的页面，系统将其文本长度、数字数量、</w:t>
      </w:r>
      <w:r>
        <w:rPr>
          <w:rFonts w:hint="eastAsia"/>
        </w:rPr>
        <w:t>ESG</w:t>
      </w:r>
      <w:r>
        <w:rPr>
          <w:rFonts w:hint="eastAsia"/>
        </w:rPr>
        <w:t>关键词命中、表格信号词命中等特征摘要打包成结构化提示，交由一个轻量级语言模型进行语义层面的二次判断。模型仅需针对每一个灰区页面判断是否值得传入深度解析模块，只有明确被判定为高价值的页面才会进入</w:t>
      </w:r>
      <w:r>
        <w:rPr>
          <w:rFonts w:hint="eastAsia"/>
        </w:rPr>
        <w:t>MinerU</w:t>
      </w:r>
      <w:r>
        <w:rPr>
          <w:rFonts w:hint="eastAsia"/>
        </w:rPr>
        <w:t>解析通道，其余页面均降级为轻量级提取。</w:t>
      </w:r>
    </w:p>
    <w:p w14:paraId="76D218C7" w14:textId="77777777" w:rsidR="00F464BC" w:rsidRDefault="00000000">
      <w:pPr>
        <w:pStyle w:val="af9"/>
        <w:ind w:firstLineChars="0" w:firstLine="0"/>
        <w:jc w:val="center"/>
      </w:pPr>
      <w:r>
        <w:rPr>
          <w:rFonts w:hint="eastAsia"/>
          <w:noProof/>
        </w:rPr>
        <w:lastRenderedPageBreak/>
        <w:drawing>
          <wp:inline distT="0" distB="0" distL="0" distR="0" wp14:anchorId="79C2C5FB" wp14:editId="40322206">
            <wp:extent cx="3384550" cy="2256155"/>
            <wp:effectExtent l="0" t="0" r="6350" b="0"/>
            <wp:docPr id="461283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3997" name="图片 1"/>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386002" cy="2257199"/>
                    </a:xfrm>
                    <a:prstGeom prst="rect">
                      <a:avLst/>
                    </a:prstGeom>
                  </pic:spPr>
                </pic:pic>
              </a:graphicData>
            </a:graphic>
          </wp:inline>
        </w:drawing>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1284"/>
        <w:gridCol w:w="1591"/>
        <w:gridCol w:w="2547"/>
        <w:gridCol w:w="2890"/>
      </w:tblGrid>
      <w:tr w:rsidR="00F464BC" w14:paraId="2E4ABF84" w14:textId="77777777">
        <w:trPr>
          <w:tblHeader/>
          <w:tblCellSpacing w:w="15" w:type="dxa"/>
          <w:jc w:val="center"/>
        </w:trPr>
        <w:tc>
          <w:tcPr>
            <w:tcW w:w="745" w:type="pct"/>
            <w:tcBorders>
              <w:top w:val="single" w:sz="12" w:space="0" w:color="auto"/>
              <w:bottom w:val="single" w:sz="8" w:space="0" w:color="auto"/>
            </w:tcBorders>
            <w:vAlign w:val="center"/>
          </w:tcPr>
          <w:p w14:paraId="750D7523" w14:textId="77777777" w:rsidR="00F464BC" w:rsidRDefault="00000000">
            <w:pPr>
              <w:ind w:firstLineChars="0" w:firstLine="0"/>
              <w:jc w:val="center"/>
              <w:rPr>
                <w:b/>
                <w:bCs/>
                <w:szCs w:val="21"/>
              </w:rPr>
            </w:pPr>
            <w:r>
              <w:rPr>
                <w:b/>
                <w:bCs/>
                <w:szCs w:val="21"/>
              </w:rPr>
              <w:t>区间</w:t>
            </w:r>
          </w:p>
        </w:tc>
        <w:tc>
          <w:tcPr>
            <w:tcW w:w="939" w:type="pct"/>
            <w:tcBorders>
              <w:top w:val="single" w:sz="12" w:space="0" w:color="auto"/>
              <w:bottom w:val="single" w:sz="8" w:space="0" w:color="auto"/>
            </w:tcBorders>
            <w:vAlign w:val="center"/>
          </w:tcPr>
          <w:p w14:paraId="2053C0D2" w14:textId="77777777" w:rsidR="00F464BC" w:rsidRDefault="00000000">
            <w:pPr>
              <w:ind w:firstLineChars="0" w:firstLine="0"/>
              <w:jc w:val="center"/>
              <w:rPr>
                <w:b/>
                <w:bCs/>
                <w:szCs w:val="21"/>
              </w:rPr>
            </w:pPr>
            <w:r>
              <w:rPr>
                <w:b/>
                <w:bCs/>
                <w:szCs w:val="21"/>
              </w:rPr>
              <w:t>触发条件</w:t>
            </w:r>
          </w:p>
        </w:tc>
        <w:tc>
          <w:tcPr>
            <w:tcW w:w="1514" w:type="pct"/>
            <w:tcBorders>
              <w:top w:val="single" w:sz="12" w:space="0" w:color="auto"/>
              <w:bottom w:val="single" w:sz="8" w:space="0" w:color="auto"/>
            </w:tcBorders>
            <w:vAlign w:val="center"/>
          </w:tcPr>
          <w:p w14:paraId="4818EA91" w14:textId="77777777" w:rsidR="00F464BC" w:rsidRDefault="00000000">
            <w:pPr>
              <w:ind w:firstLineChars="0" w:firstLine="0"/>
              <w:jc w:val="center"/>
              <w:rPr>
                <w:b/>
                <w:bCs/>
                <w:szCs w:val="21"/>
              </w:rPr>
            </w:pPr>
            <w:r>
              <w:rPr>
                <w:b/>
                <w:bCs/>
                <w:szCs w:val="21"/>
              </w:rPr>
              <w:t>处理策略</w:t>
            </w:r>
          </w:p>
        </w:tc>
        <w:tc>
          <w:tcPr>
            <w:tcW w:w="1711" w:type="pct"/>
            <w:tcBorders>
              <w:top w:val="single" w:sz="12" w:space="0" w:color="auto"/>
              <w:bottom w:val="single" w:sz="8" w:space="0" w:color="auto"/>
            </w:tcBorders>
            <w:vAlign w:val="center"/>
          </w:tcPr>
          <w:p w14:paraId="7EEB91F1" w14:textId="77777777" w:rsidR="00F464BC" w:rsidRDefault="00000000">
            <w:pPr>
              <w:ind w:firstLineChars="0" w:firstLine="0"/>
              <w:jc w:val="center"/>
              <w:rPr>
                <w:b/>
                <w:bCs/>
                <w:szCs w:val="21"/>
              </w:rPr>
            </w:pPr>
            <w:r>
              <w:rPr>
                <w:b/>
                <w:bCs/>
                <w:szCs w:val="21"/>
              </w:rPr>
              <w:t>典型页面类型</w:t>
            </w:r>
          </w:p>
        </w:tc>
      </w:tr>
      <w:tr w:rsidR="00F464BC" w14:paraId="10630916" w14:textId="77777777">
        <w:trPr>
          <w:tblCellSpacing w:w="15" w:type="dxa"/>
          <w:jc w:val="center"/>
        </w:trPr>
        <w:tc>
          <w:tcPr>
            <w:tcW w:w="745" w:type="pct"/>
            <w:vAlign w:val="center"/>
          </w:tcPr>
          <w:p w14:paraId="04A1F343" w14:textId="77777777" w:rsidR="00F464BC" w:rsidRDefault="00000000">
            <w:pPr>
              <w:ind w:firstLineChars="0" w:firstLine="0"/>
              <w:jc w:val="center"/>
              <w:rPr>
                <w:szCs w:val="21"/>
              </w:rPr>
            </w:pPr>
            <w:r>
              <w:rPr>
                <w:szCs w:val="21"/>
              </w:rPr>
              <w:t>高价值区</w:t>
            </w:r>
          </w:p>
        </w:tc>
        <w:tc>
          <w:tcPr>
            <w:tcW w:w="939" w:type="pct"/>
            <w:vAlign w:val="center"/>
          </w:tcPr>
          <w:p w14:paraId="53FE0FAE" w14:textId="77777777" w:rsidR="00F464BC" w:rsidRDefault="00000000">
            <w:pPr>
              <w:ind w:firstLineChars="0" w:firstLine="0"/>
              <w:jc w:val="center"/>
              <w:rPr>
                <w:szCs w:val="21"/>
              </w:rPr>
            </w:pPr>
            <m:oMathPara>
              <m:oMath>
                <m:sSub>
                  <m:sSubPr>
                    <m:ctrlPr>
                      <w:rPr>
                        <w:rFonts w:ascii="Cambria Math" w:hAnsi="Cambria Math"/>
                        <w:szCs w:val="21"/>
                      </w:rPr>
                    </m:ctrlPr>
                  </m:sSubPr>
                  <m:e>
                    <m:r>
                      <w:rPr>
                        <w:rFonts w:ascii="Cambria Math" w:hAnsi="Cambria Math"/>
                        <w:szCs w:val="21"/>
                      </w:rPr>
                      <m:t>s</m:t>
                    </m:r>
                  </m:e>
                  <m:sub>
                    <m:r>
                      <w:rPr>
                        <w:rFonts w:ascii="Cambria Math" w:hAnsi="Cambria Math"/>
                        <w:szCs w:val="21"/>
                      </w:rPr>
                      <m:t>p</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high</m:t>
                    </m:r>
                  </m:sub>
                </m:sSub>
              </m:oMath>
            </m:oMathPara>
          </w:p>
        </w:tc>
        <w:tc>
          <w:tcPr>
            <w:tcW w:w="1514" w:type="pct"/>
            <w:vAlign w:val="center"/>
          </w:tcPr>
          <w:p w14:paraId="54AC64D8" w14:textId="77777777" w:rsidR="00F464BC" w:rsidRDefault="00000000">
            <w:pPr>
              <w:ind w:firstLineChars="0" w:firstLine="0"/>
              <w:jc w:val="center"/>
              <w:rPr>
                <w:szCs w:val="21"/>
              </w:rPr>
            </w:pPr>
            <w:r>
              <w:rPr>
                <w:szCs w:val="21"/>
              </w:rPr>
              <w:t>MinerU</w:t>
            </w:r>
            <w:r>
              <w:rPr>
                <w:szCs w:val="21"/>
              </w:rPr>
              <w:t>深度解析</w:t>
            </w:r>
          </w:p>
        </w:tc>
        <w:tc>
          <w:tcPr>
            <w:tcW w:w="1711" w:type="pct"/>
            <w:vAlign w:val="center"/>
          </w:tcPr>
          <w:p w14:paraId="74A59C1D" w14:textId="77777777" w:rsidR="00F464BC" w:rsidRDefault="00000000">
            <w:pPr>
              <w:ind w:firstLineChars="0" w:firstLine="0"/>
              <w:jc w:val="center"/>
              <w:rPr>
                <w:szCs w:val="21"/>
              </w:rPr>
            </w:pPr>
            <w:r>
              <w:rPr>
                <w:szCs w:val="21"/>
              </w:rPr>
              <w:t>ESG</w:t>
            </w:r>
            <w:r>
              <w:rPr>
                <w:szCs w:val="21"/>
              </w:rPr>
              <w:t>数据表、关键绩效表</w:t>
            </w:r>
          </w:p>
        </w:tc>
      </w:tr>
      <w:tr w:rsidR="00F464BC" w14:paraId="63C42411" w14:textId="77777777">
        <w:trPr>
          <w:tblCellSpacing w:w="15" w:type="dxa"/>
          <w:jc w:val="center"/>
        </w:trPr>
        <w:tc>
          <w:tcPr>
            <w:tcW w:w="745" w:type="pct"/>
            <w:vAlign w:val="center"/>
          </w:tcPr>
          <w:p w14:paraId="426050E8" w14:textId="77777777" w:rsidR="00F464BC" w:rsidRDefault="00000000">
            <w:pPr>
              <w:ind w:firstLineChars="0" w:firstLine="0"/>
              <w:jc w:val="center"/>
              <w:rPr>
                <w:szCs w:val="21"/>
              </w:rPr>
            </w:pPr>
            <w:r>
              <w:rPr>
                <w:szCs w:val="21"/>
              </w:rPr>
              <w:t>灰区</w:t>
            </w:r>
          </w:p>
        </w:tc>
        <w:tc>
          <w:tcPr>
            <w:tcW w:w="939" w:type="pct"/>
            <w:vAlign w:val="center"/>
          </w:tcPr>
          <w:p w14:paraId="040CABCD" w14:textId="77777777" w:rsidR="00F464BC" w:rsidRDefault="00000000">
            <w:pPr>
              <w:pStyle w:val="af9"/>
              <w:jc w:val="center"/>
              <w:rPr>
                <w:szCs w:val="21"/>
              </w:rPr>
            </w:pPr>
            <m:oMathPara>
              <m:oMath>
                <m:sSub>
                  <m:sSubPr>
                    <m:ctrlPr>
                      <w:rPr>
                        <w:rFonts w:ascii="Cambria Math" w:hAnsi="Cambria Math"/>
                        <w:szCs w:val="21"/>
                      </w:rPr>
                    </m:ctrlPr>
                  </m:sSubPr>
                  <m:e>
                    <m:r>
                      <w:rPr>
                        <w:rFonts w:ascii="Cambria Math" w:hAnsi="Cambria Math"/>
                        <w:szCs w:val="21"/>
                      </w:rPr>
                      <m:t>θ</m:t>
                    </m:r>
                  </m:e>
                  <m:sub>
                    <m:r>
                      <w:rPr>
                        <w:rFonts w:ascii="Cambria Math" w:hAnsi="Cambria Math"/>
                        <w:szCs w:val="21"/>
                      </w:rPr>
                      <m:t>low</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s</m:t>
                    </m:r>
                  </m:e>
                  <m:sub>
                    <m:r>
                      <w:rPr>
                        <w:rFonts w:ascii="Cambria Math" w:hAnsi="Cambria Math"/>
                        <w:szCs w:val="21"/>
                      </w:rPr>
                      <m:t>p</m:t>
                    </m:r>
                  </m:sub>
                </m:sSub>
                <m:r>
                  <w:rPr>
                    <w:rFonts w:ascii="Cambria Math" w:hAnsi="Cambria Math"/>
                    <w:szCs w:val="21"/>
                  </w:rPr>
                  <m:t>&lt;</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high</m:t>
                    </m:r>
                  </m:sub>
                </m:sSub>
              </m:oMath>
            </m:oMathPara>
          </w:p>
        </w:tc>
        <w:tc>
          <w:tcPr>
            <w:tcW w:w="1514" w:type="pct"/>
            <w:vAlign w:val="center"/>
          </w:tcPr>
          <w:p w14:paraId="752790F1" w14:textId="77777777" w:rsidR="00F464BC" w:rsidRDefault="00000000">
            <w:pPr>
              <w:ind w:firstLineChars="0" w:firstLine="0"/>
              <w:jc w:val="center"/>
              <w:rPr>
                <w:szCs w:val="21"/>
              </w:rPr>
            </w:pPr>
            <w:r>
              <w:rPr>
                <w:szCs w:val="21"/>
              </w:rPr>
              <w:t>LLM</w:t>
            </w:r>
            <w:r>
              <w:rPr>
                <w:szCs w:val="21"/>
              </w:rPr>
              <w:t>语义仲裁后再分流</w:t>
            </w:r>
          </w:p>
        </w:tc>
        <w:tc>
          <w:tcPr>
            <w:tcW w:w="1711" w:type="pct"/>
            <w:vAlign w:val="center"/>
          </w:tcPr>
          <w:p w14:paraId="09F0539B" w14:textId="77777777" w:rsidR="00F464BC" w:rsidRDefault="00000000">
            <w:pPr>
              <w:ind w:firstLineChars="0" w:firstLine="0"/>
              <w:jc w:val="center"/>
              <w:rPr>
                <w:szCs w:val="21"/>
              </w:rPr>
            </w:pPr>
            <w:r>
              <w:rPr>
                <w:szCs w:val="21"/>
              </w:rPr>
              <w:t>图文混排页、定性披露段落</w:t>
            </w:r>
          </w:p>
        </w:tc>
      </w:tr>
      <w:tr w:rsidR="00F464BC" w14:paraId="028889E5" w14:textId="77777777">
        <w:trPr>
          <w:tblCellSpacing w:w="15" w:type="dxa"/>
          <w:jc w:val="center"/>
        </w:trPr>
        <w:tc>
          <w:tcPr>
            <w:tcW w:w="745" w:type="pct"/>
            <w:tcBorders>
              <w:bottom w:val="single" w:sz="12" w:space="0" w:color="auto"/>
            </w:tcBorders>
            <w:vAlign w:val="center"/>
          </w:tcPr>
          <w:p w14:paraId="76A89A4E" w14:textId="77777777" w:rsidR="00F464BC" w:rsidRDefault="00000000">
            <w:pPr>
              <w:ind w:firstLineChars="0" w:firstLine="0"/>
              <w:jc w:val="center"/>
              <w:rPr>
                <w:szCs w:val="21"/>
              </w:rPr>
            </w:pPr>
            <w:r>
              <w:rPr>
                <w:szCs w:val="21"/>
              </w:rPr>
              <w:t>低价值区</w:t>
            </w:r>
          </w:p>
        </w:tc>
        <w:tc>
          <w:tcPr>
            <w:tcW w:w="939" w:type="pct"/>
            <w:tcBorders>
              <w:bottom w:val="single" w:sz="12" w:space="0" w:color="auto"/>
            </w:tcBorders>
            <w:vAlign w:val="center"/>
          </w:tcPr>
          <w:p w14:paraId="3D34A563" w14:textId="77777777" w:rsidR="00F464BC" w:rsidRDefault="00000000">
            <w:pPr>
              <w:ind w:firstLineChars="0" w:firstLine="0"/>
              <w:jc w:val="center"/>
              <w:rPr>
                <w:szCs w:val="21"/>
              </w:rPr>
            </w:pPr>
            <m:oMathPara>
              <m:oMath>
                <m:sSub>
                  <m:sSubPr>
                    <m:ctrlPr>
                      <w:rPr>
                        <w:rFonts w:ascii="Cambria Math" w:hAnsi="Cambria Math"/>
                        <w:szCs w:val="21"/>
                      </w:rPr>
                    </m:ctrlPr>
                  </m:sSubPr>
                  <m:e>
                    <m:r>
                      <w:rPr>
                        <w:rFonts w:ascii="Cambria Math" w:hAnsi="Cambria Math"/>
                        <w:szCs w:val="21"/>
                      </w:rPr>
                      <m:t>s</m:t>
                    </m:r>
                  </m:e>
                  <m:sub>
                    <m:r>
                      <w:rPr>
                        <w:rFonts w:ascii="Cambria Math" w:hAnsi="Cambria Math"/>
                        <w:szCs w:val="21"/>
                      </w:rPr>
                      <m:t>p</m:t>
                    </m:r>
                  </m:sub>
                </m:sSub>
                <m:r>
                  <w:rPr>
                    <w:rFonts w:ascii="Cambria Math" w:hAnsi="Cambria Math"/>
                    <w:szCs w:val="21"/>
                  </w:rPr>
                  <m:t>&lt;</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low</m:t>
                    </m:r>
                  </m:sub>
                </m:sSub>
              </m:oMath>
            </m:oMathPara>
          </w:p>
        </w:tc>
        <w:tc>
          <w:tcPr>
            <w:tcW w:w="1514" w:type="pct"/>
            <w:tcBorders>
              <w:bottom w:val="single" w:sz="12" w:space="0" w:color="auto"/>
            </w:tcBorders>
            <w:vAlign w:val="center"/>
          </w:tcPr>
          <w:p w14:paraId="27B994F8" w14:textId="77777777" w:rsidR="00F464BC" w:rsidRDefault="00000000">
            <w:pPr>
              <w:ind w:firstLineChars="0" w:firstLine="0"/>
              <w:jc w:val="center"/>
              <w:rPr>
                <w:szCs w:val="21"/>
              </w:rPr>
            </w:pPr>
            <w:r>
              <w:rPr>
                <w:szCs w:val="21"/>
              </w:rPr>
              <w:t>PyMuPDF</w:t>
            </w:r>
            <w:r>
              <w:rPr>
                <w:szCs w:val="21"/>
              </w:rPr>
              <w:t>快速提取</w:t>
            </w:r>
          </w:p>
        </w:tc>
        <w:tc>
          <w:tcPr>
            <w:tcW w:w="1711" w:type="pct"/>
            <w:tcBorders>
              <w:bottom w:val="single" w:sz="12" w:space="0" w:color="auto"/>
            </w:tcBorders>
            <w:vAlign w:val="center"/>
          </w:tcPr>
          <w:p w14:paraId="1594A4F2" w14:textId="77777777" w:rsidR="00F464BC" w:rsidRDefault="00000000">
            <w:pPr>
              <w:ind w:firstLineChars="0" w:firstLine="0"/>
              <w:jc w:val="center"/>
              <w:rPr>
                <w:szCs w:val="21"/>
              </w:rPr>
            </w:pPr>
            <w:r>
              <w:rPr>
                <w:szCs w:val="21"/>
              </w:rPr>
              <w:t>封面、目录、致辞、宣传页</w:t>
            </w:r>
          </w:p>
        </w:tc>
      </w:tr>
    </w:tbl>
    <w:p w14:paraId="4B1ECF96" w14:textId="77777777" w:rsidR="00F464BC" w:rsidRDefault="00000000">
      <w:pPr>
        <w:pStyle w:val="af9"/>
      </w:pPr>
      <w:r>
        <w:rPr>
          <w:rFonts w:hint="eastAsia"/>
        </w:rPr>
        <w:t>这一设计的关键优势在于分层介入、按需调用。规则层以极低的计算成本完成绝大多数页面的分流，</w:t>
      </w:r>
      <w:r>
        <w:rPr>
          <w:rFonts w:hint="eastAsia"/>
        </w:rPr>
        <w:t>LLM</w:t>
      </w:r>
      <w:r>
        <w:rPr>
          <w:rFonts w:hint="eastAsia"/>
        </w:rPr>
        <w:t>仅对规则层无法确定的少数模糊页面介入裁决，从而将大模型的调用总量严格控制在系统上限之内。</w:t>
      </w:r>
    </w:p>
    <w:p w14:paraId="596F6D22" w14:textId="77777777" w:rsidR="00F464BC" w:rsidRDefault="00000000">
      <w:pPr>
        <w:pStyle w:val="a0"/>
      </w:pPr>
      <w:r>
        <w:t>选择性解析</w:t>
      </w:r>
      <w:r>
        <w:rPr>
          <w:rFonts w:hint="eastAsia"/>
        </w:rPr>
        <w:t>算法</w:t>
      </w:r>
    </w:p>
    <w:p w14:paraId="22BA9921" w14:textId="77777777" w:rsidR="00F464BC" w:rsidRDefault="00000000">
      <w:pPr>
        <w:pStyle w:val="gao"/>
        <w:rPr>
          <w:rFonts w:hint="eastAsia"/>
        </w:rPr>
      </w:pPr>
      <w:r>
        <w:rPr>
          <w:rFonts w:hint="eastAsia"/>
        </w:rPr>
        <w:t>页面分流处理</w:t>
      </w:r>
    </w:p>
    <w:p w14:paraId="6B91506A" w14:textId="77777777" w:rsidR="00F464BC" w:rsidRDefault="00000000">
      <w:pPr>
        <w:ind w:firstLine="420"/>
      </w:pPr>
      <w:r>
        <w:rPr>
          <w:rFonts w:hint="eastAsia"/>
        </w:rPr>
        <w:t>完成三档分流决策后，系统进入实际的解析执行阶段。全文页面被最终归入两条处理通道，二者互不重叠、覆盖全文所有页面。</w:t>
      </w:r>
    </w:p>
    <w:p w14:paraId="40C6F303" w14:textId="77777777" w:rsidR="00F464BC" w:rsidRDefault="00000000">
      <w:pPr>
        <w:ind w:firstLine="420"/>
      </w:pPr>
      <w:commentRangeStart w:id="4"/>
      <w:r>
        <w:rPr>
          <w:rFonts w:hint="eastAsia"/>
        </w:rPr>
        <w:t>MinerU</w:t>
      </w:r>
      <w:commentRangeEnd w:id="4"/>
      <w:r>
        <w:rPr>
          <w:rStyle w:val="af4"/>
          <w:rFonts w:hint="eastAsia"/>
          <w:szCs w:val="24"/>
        </w:rPr>
        <w:commentReference w:id="4"/>
      </w:r>
      <w:r>
        <w:rPr>
          <w:rFonts w:hint="eastAsia"/>
        </w:rPr>
        <w:t>解析通道负责处理被判定为高价值的页面。</w:t>
      </w:r>
      <w:r>
        <w:rPr>
          <w:rFonts w:hint="eastAsia"/>
        </w:rPr>
        <w:t>MinerU</w:t>
      </w:r>
      <w:r>
        <w:rPr>
          <w:rFonts w:hint="eastAsia"/>
        </w:rPr>
        <w:t>是一款专为学术与专业文档设计的版面分析工具，能够准确识别复杂的多列布局、合并单元格表格、图文混排区域，并将其转换为结构完整的</w:t>
      </w:r>
      <w:r>
        <w:rPr>
          <w:rFonts w:hint="eastAsia"/>
        </w:rPr>
        <w:t>Markdown</w:t>
      </w:r>
      <w:r>
        <w:rPr>
          <w:rFonts w:hint="eastAsia"/>
        </w:rPr>
        <w:t>格式输出，保留表格的行列关系与文本的层次结构。考虑到</w:t>
      </w:r>
      <w:r>
        <w:rPr>
          <w:rFonts w:hint="eastAsia"/>
        </w:rPr>
        <w:t>MinerU</w:t>
      </w:r>
      <w:r>
        <w:rPr>
          <w:rFonts w:hint="eastAsia"/>
        </w:rPr>
        <w:t>的单页处理耗时远高于普通文本提取，模型设置了一个硬性上限，以降低时间与算力消耗。</w:t>
      </w:r>
      <w:r>
        <w:t>即当满足条件的高价值页面数量超出上限时，系统按信息密度得分从高到低排列，优先保留最具价值的页面进入精解析，其余降级处理。</w:t>
      </w:r>
    </w:p>
    <w:p w14:paraId="2B658159" w14:textId="77777777" w:rsidR="00F464BC" w:rsidRDefault="00000000">
      <w:pPr>
        <w:pStyle w:val="gao"/>
        <w:rPr>
          <w:rFonts w:hint="eastAsia"/>
        </w:rPr>
      </w:pPr>
      <w:r>
        <w:t>文本切块</w:t>
      </w:r>
      <w:r>
        <w:rPr>
          <w:rFonts w:hint="eastAsia"/>
        </w:rPr>
        <w:t>与解析</w:t>
      </w:r>
    </w:p>
    <w:p w14:paraId="70200334" w14:textId="77777777" w:rsidR="00F464BC" w:rsidRDefault="00000000">
      <w:pPr>
        <w:ind w:firstLine="420"/>
      </w:pPr>
      <w:r>
        <w:rPr>
          <w:rFonts w:hint="eastAsia"/>
        </w:rPr>
        <w:t>两条解析通道的文本输出汇合后，进入统一的切块处理阶段。这一步骤的目的是将长篇文本切割成若干适合检索的小片段，构建后续</w:t>
      </w:r>
      <w:r>
        <w:rPr>
          <w:rFonts w:hint="eastAsia"/>
        </w:rPr>
        <w:t>RAG</w:t>
      </w:r>
      <w:r>
        <w:rPr>
          <w:rFonts w:hint="eastAsia"/>
        </w:rPr>
        <w:t>流程所需的文本块库。</w:t>
      </w:r>
    </w:p>
    <w:p w14:paraId="1727D3DC" w14:textId="3A094725" w:rsidR="00F464BC" w:rsidDel="000955EF" w:rsidRDefault="00000000" w:rsidP="000955EF">
      <w:pPr>
        <w:ind w:firstLine="420"/>
        <w:rPr>
          <w:del w:id="5" w:author="橙鱼" w:date="2026-06-27T20:33:00Z" w16du:dateUtc="2026-06-27T12:33:00Z"/>
        </w:rPr>
      </w:pPr>
      <w:r>
        <w:rPr>
          <w:rFonts w:hint="eastAsia"/>
        </w:rPr>
        <w:t>切块的核心思路是将每页文本按固定长度滑动切割，相邻两块之间保留一段重叠区域。</w:t>
      </w:r>
      <w:r>
        <w:rPr>
          <w:rFonts w:hint="eastAsia"/>
        </w:rPr>
        <w:lastRenderedPageBreak/>
        <w:t>重叠设计是为了防止一句完整的表述恰好被切口截断，导致关键信息碎片化，进而影响后续检索的召回质量。</w:t>
      </w:r>
      <w:r>
        <w:rPr>
          <w:rFonts w:hint="eastAsia"/>
        </w:rPr>
        <w:t>PyMuPDF</w:t>
      </w:r>
      <w:r>
        <w:rPr>
          <w:rFonts w:hint="eastAsia"/>
        </w:rPr>
        <w:t>通道输出的是连续纯文本，块大小设为</w:t>
      </w:r>
      <w:r>
        <w:rPr>
          <w:rFonts w:hint="eastAsia"/>
        </w:rPr>
        <w:t>1200</w:t>
      </w:r>
      <w:r>
        <w:rPr>
          <w:rFonts w:hint="eastAsia"/>
        </w:rPr>
        <w:t>字符；</w:t>
      </w:r>
      <w:r>
        <w:rPr>
          <w:rFonts w:hint="eastAsia"/>
        </w:rPr>
        <w:t>MinerU</w:t>
      </w:r>
      <w:r>
        <w:rPr>
          <w:rFonts w:hint="eastAsia"/>
        </w:rPr>
        <w:t>通道输出的</w:t>
      </w:r>
      <w:r>
        <w:rPr>
          <w:rFonts w:hint="eastAsia"/>
        </w:rPr>
        <w:t>Markdown</w:t>
      </w:r>
      <w:r>
        <w:rPr>
          <w:rFonts w:hint="eastAsia"/>
        </w:rPr>
        <w:t>中包含完整的表格行，为避免表格被切割截断，块大小适当放宽至</w:t>
      </w:r>
      <w:r>
        <w:rPr>
          <w:rFonts w:hint="eastAsia"/>
        </w:rPr>
        <w:t>1600</w:t>
      </w:r>
      <w:r>
        <w:rPr>
          <w:rFonts w:hint="eastAsia"/>
        </w:rPr>
        <w:t>字符，重叠区域也相应加长。每个切块完成后被封装为一个标准化的文本块对象，记录其来</w:t>
      </w:r>
      <w:del w:id="6" w:author="橙鱼" w:date="2026-06-27T20:33:00Z" w16du:dateUtc="2026-06-27T12:33:00Z">
        <w:r w:rsidDel="000955EF">
          <w:rPr>
            <w:rFonts w:hint="eastAsia"/>
          </w:rPr>
          <w:delText>源通道、所属页码以及文本内容，并赋予唯一编号以便后续溯源。全部文本块汇总构成文本块库，其结构可概括如</w:delText>
        </w:r>
        <w:r w:rsidDel="000955EF">
          <w:rPr>
            <w:rFonts w:hint="eastAsia"/>
            <w:highlight w:val="yellow"/>
          </w:rPr>
          <w:delText>下表：</w:delText>
        </w:r>
      </w:del>
    </w:p>
    <w:tbl>
      <w:tblPr>
        <w:tblStyle w:val="31"/>
        <w:tblW w:w="0" w:type="auto"/>
        <w:jc w:val="center"/>
        <w:tblLook w:val="04A0" w:firstRow="1" w:lastRow="0" w:firstColumn="1" w:lastColumn="0" w:noHBand="0" w:noVBand="1"/>
      </w:tblPr>
      <w:tblGrid>
        <w:gridCol w:w="1759"/>
        <w:gridCol w:w="2106"/>
        <w:gridCol w:w="2526"/>
      </w:tblGrid>
      <w:tr w:rsidR="00F464BC" w:rsidDel="000955EF" w14:paraId="3AC80463" w14:textId="521FFBB9" w:rsidTr="00F464BC">
        <w:trPr>
          <w:cnfStyle w:val="100000000000" w:firstRow="1" w:lastRow="0" w:firstColumn="0" w:lastColumn="0" w:oddVBand="0" w:evenVBand="0" w:oddHBand="0" w:evenHBand="0" w:firstRowFirstColumn="0" w:firstRowLastColumn="0" w:lastRowFirstColumn="0" w:lastRowLastColumn="0"/>
          <w:jc w:val="center"/>
          <w:del w:id="7" w:author="橙鱼" w:date="2026-06-27T20:33:00Z"/>
        </w:trPr>
        <w:tc>
          <w:tcPr>
            <w:cnfStyle w:val="001000000100" w:firstRow="0" w:lastRow="0" w:firstColumn="1" w:lastColumn="0" w:oddVBand="0" w:evenVBand="0" w:oddHBand="0" w:evenHBand="0" w:firstRowFirstColumn="1" w:firstRowLastColumn="0" w:lastRowFirstColumn="0" w:lastRowLastColumn="0"/>
            <w:tcW w:w="0" w:type="auto"/>
          </w:tcPr>
          <w:p w14:paraId="6DF75D09" w14:textId="0F35EECE" w:rsidR="00F464BC" w:rsidDel="000955EF" w:rsidRDefault="00000000">
            <w:pPr>
              <w:ind w:firstLine="422"/>
              <w:rPr>
                <w:del w:id="8" w:author="橙鱼" w:date="2026-06-27T20:33:00Z" w16du:dateUtc="2026-06-27T12:33:00Z"/>
                <w:b w:val="0"/>
                <w:bCs w:val="0"/>
                <w:caps w:val="0"/>
              </w:rPr>
              <w:pPrChange w:id="9" w:author="橙鱼" w:date="2026-06-27T20:33:00Z" w16du:dateUtc="2026-06-27T12:33:00Z">
                <w:pPr>
                  <w:ind w:firstLineChars="0" w:firstLine="0"/>
                  <w:jc w:val="center"/>
                </w:pPr>
              </w:pPrChange>
            </w:pPr>
            <w:del w:id="10" w:author="橙鱼" w:date="2026-06-27T20:33:00Z" w16du:dateUtc="2026-06-27T12:33:00Z">
              <w:r w:rsidDel="000955EF">
                <w:delText>字段</w:delText>
              </w:r>
            </w:del>
          </w:p>
        </w:tc>
        <w:tc>
          <w:tcPr>
            <w:tcW w:w="0" w:type="auto"/>
          </w:tcPr>
          <w:p w14:paraId="45B9125D" w14:textId="484A3858" w:rsidR="00F464BC" w:rsidDel="000955EF" w:rsidRDefault="00000000">
            <w:pPr>
              <w:ind w:firstLine="422"/>
              <w:cnfStyle w:val="100000000000" w:firstRow="1" w:lastRow="0" w:firstColumn="0" w:lastColumn="0" w:oddVBand="0" w:evenVBand="0" w:oddHBand="0" w:evenHBand="0" w:firstRowFirstColumn="0" w:firstRowLastColumn="0" w:lastRowFirstColumn="0" w:lastRowLastColumn="0"/>
              <w:rPr>
                <w:del w:id="11" w:author="橙鱼" w:date="2026-06-27T20:33:00Z" w16du:dateUtc="2026-06-27T12:33:00Z"/>
                <w:b w:val="0"/>
                <w:bCs w:val="0"/>
                <w:caps w:val="0"/>
              </w:rPr>
              <w:pPrChange w:id="12" w:author="橙鱼" w:date="2026-06-27T20:33:00Z" w16du:dateUtc="2026-06-27T12:33:00Z">
                <w:pPr>
                  <w:ind w:firstLineChars="0" w:firstLine="0"/>
                  <w:jc w:val="center"/>
                  <w:cnfStyle w:val="100000000000" w:firstRow="1" w:lastRow="0" w:firstColumn="0" w:lastColumn="0" w:oddVBand="0" w:evenVBand="0" w:oddHBand="0" w:evenHBand="0" w:firstRowFirstColumn="0" w:firstRowLastColumn="0" w:lastRowFirstColumn="0" w:lastRowLastColumn="0"/>
                </w:pPr>
              </w:pPrChange>
            </w:pPr>
            <w:del w:id="13" w:author="橙鱼" w:date="2026-06-27T20:33:00Z" w16du:dateUtc="2026-06-27T12:33:00Z">
              <w:r w:rsidDel="000955EF">
                <w:delText>含义</w:delText>
              </w:r>
            </w:del>
          </w:p>
        </w:tc>
        <w:tc>
          <w:tcPr>
            <w:tcW w:w="0" w:type="auto"/>
          </w:tcPr>
          <w:p w14:paraId="6802496F" w14:textId="251C84D1" w:rsidR="00F464BC" w:rsidDel="000955EF" w:rsidRDefault="00000000">
            <w:pPr>
              <w:ind w:firstLine="422"/>
              <w:cnfStyle w:val="100000000000" w:firstRow="1" w:lastRow="0" w:firstColumn="0" w:lastColumn="0" w:oddVBand="0" w:evenVBand="0" w:oddHBand="0" w:evenHBand="0" w:firstRowFirstColumn="0" w:firstRowLastColumn="0" w:lastRowFirstColumn="0" w:lastRowLastColumn="0"/>
              <w:rPr>
                <w:del w:id="14" w:author="橙鱼" w:date="2026-06-27T20:33:00Z" w16du:dateUtc="2026-06-27T12:33:00Z"/>
                <w:b w:val="0"/>
                <w:bCs w:val="0"/>
                <w:caps w:val="0"/>
              </w:rPr>
              <w:pPrChange w:id="15" w:author="橙鱼" w:date="2026-06-27T20:33:00Z" w16du:dateUtc="2026-06-27T12:33:00Z">
                <w:pPr>
                  <w:ind w:firstLineChars="0" w:firstLine="0"/>
                  <w:jc w:val="center"/>
                  <w:cnfStyle w:val="100000000000" w:firstRow="1" w:lastRow="0" w:firstColumn="0" w:lastColumn="0" w:oddVBand="0" w:evenVBand="0" w:oddHBand="0" w:evenHBand="0" w:firstRowFirstColumn="0" w:firstRowLastColumn="0" w:lastRowFirstColumn="0" w:lastRowLastColumn="0"/>
                </w:pPr>
              </w:pPrChange>
            </w:pPr>
            <w:del w:id="16" w:author="橙鱼" w:date="2026-06-27T20:33:00Z" w16du:dateUtc="2026-06-27T12:33:00Z">
              <w:r w:rsidDel="000955EF">
                <w:delText>示例</w:delText>
              </w:r>
            </w:del>
          </w:p>
        </w:tc>
      </w:tr>
      <w:tr w:rsidR="00F464BC" w:rsidDel="000955EF" w14:paraId="5D5954DA" w14:textId="3DEC5C79" w:rsidTr="00F464BC">
        <w:trPr>
          <w:jc w:val="center"/>
          <w:del w:id="17" w:author="橙鱼" w:date="2026-06-27T20:33:00Z"/>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65D145F" w14:textId="5D703C5B" w:rsidR="00F464BC" w:rsidDel="000955EF" w:rsidRDefault="00000000">
            <w:pPr>
              <w:ind w:firstLine="422"/>
              <w:rPr>
                <w:del w:id="18" w:author="橙鱼" w:date="2026-06-27T20:33:00Z" w16du:dateUtc="2026-06-27T12:33:00Z"/>
                <w:b w:val="0"/>
                <w:bCs w:val="0"/>
                <w:caps w:val="0"/>
              </w:rPr>
              <w:pPrChange w:id="19" w:author="橙鱼" w:date="2026-06-27T20:33:00Z" w16du:dateUtc="2026-06-27T12:33:00Z">
                <w:pPr>
                  <w:ind w:firstLineChars="0" w:firstLine="0"/>
                  <w:jc w:val="center"/>
                </w:pPr>
              </w:pPrChange>
            </w:pPr>
            <w:del w:id="20" w:author="橙鱼" w:date="2026-06-27T20:33:00Z" w16du:dateUtc="2026-06-27T12:33:00Z">
              <w:r w:rsidDel="000955EF">
                <w:delText>chunk_id</w:delText>
              </w:r>
            </w:del>
          </w:p>
        </w:tc>
        <w:tc>
          <w:tcPr>
            <w:tcW w:w="0" w:type="auto"/>
            <w:shd w:val="clear" w:color="auto" w:fill="F2F2F2" w:themeFill="background1" w:themeFillShade="F2"/>
          </w:tcPr>
          <w:p w14:paraId="5BE34226" w14:textId="5FA1713A" w:rsidR="00F464BC" w:rsidDel="000955EF" w:rsidRDefault="00000000">
            <w:pPr>
              <w:ind w:firstLine="420"/>
              <w:cnfStyle w:val="000000000000" w:firstRow="0" w:lastRow="0" w:firstColumn="0" w:lastColumn="0" w:oddVBand="0" w:evenVBand="0" w:oddHBand="0" w:evenHBand="0" w:firstRowFirstColumn="0" w:firstRowLastColumn="0" w:lastRowFirstColumn="0" w:lastRowLastColumn="0"/>
              <w:rPr>
                <w:del w:id="21" w:author="橙鱼" w:date="2026-06-27T20:33:00Z" w16du:dateUtc="2026-06-27T12:33:00Z"/>
              </w:rPr>
              <w:pPrChange w:id="22" w:author="橙鱼" w:date="2026-06-27T20:33:00Z" w16du:dateUtc="2026-06-27T12:33:00Z">
                <w:pPr>
                  <w:ind w:firstLineChars="0" w:firstLine="0"/>
                  <w:jc w:val="center"/>
                  <w:cnfStyle w:val="000000000000" w:firstRow="0" w:lastRow="0" w:firstColumn="0" w:lastColumn="0" w:oddVBand="0" w:evenVBand="0" w:oddHBand="0" w:evenHBand="0" w:firstRowFirstColumn="0" w:firstRowLastColumn="0" w:lastRowFirstColumn="0" w:lastRowLastColumn="0"/>
                </w:pPr>
              </w:pPrChange>
            </w:pPr>
            <w:del w:id="23" w:author="橙鱼" w:date="2026-06-27T20:33:00Z" w16du:dateUtc="2026-06-27T12:33:00Z">
              <w:r w:rsidDel="000955EF">
                <w:delText>文本块唯一编号</w:delText>
              </w:r>
            </w:del>
          </w:p>
        </w:tc>
        <w:tc>
          <w:tcPr>
            <w:tcW w:w="0" w:type="auto"/>
            <w:shd w:val="clear" w:color="auto" w:fill="F2F2F2" w:themeFill="background1" w:themeFillShade="F2"/>
          </w:tcPr>
          <w:p w14:paraId="386D8A24" w14:textId="399C5818" w:rsidR="00F464BC" w:rsidDel="000955EF" w:rsidRDefault="00000000">
            <w:pPr>
              <w:ind w:firstLine="420"/>
              <w:cnfStyle w:val="000000000000" w:firstRow="0" w:lastRow="0" w:firstColumn="0" w:lastColumn="0" w:oddVBand="0" w:evenVBand="0" w:oddHBand="0" w:evenHBand="0" w:firstRowFirstColumn="0" w:firstRowLastColumn="0" w:lastRowFirstColumn="0" w:lastRowLastColumn="0"/>
              <w:rPr>
                <w:del w:id="24" w:author="橙鱼" w:date="2026-06-27T20:33:00Z" w16du:dateUtc="2026-06-27T12:33:00Z"/>
              </w:rPr>
              <w:pPrChange w:id="25" w:author="橙鱼" w:date="2026-06-27T20:33:00Z" w16du:dateUtc="2026-06-27T12:33:00Z">
                <w:pPr>
                  <w:ind w:firstLineChars="0" w:firstLine="0"/>
                  <w:jc w:val="center"/>
                  <w:cnfStyle w:val="000000000000" w:firstRow="0" w:lastRow="0" w:firstColumn="0" w:lastColumn="0" w:oddVBand="0" w:evenVBand="0" w:oddHBand="0" w:evenHBand="0" w:firstRowFirstColumn="0" w:firstRowLastColumn="0" w:lastRowFirstColumn="0" w:lastRowLastColumn="0"/>
                </w:pPr>
              </w:pPrChange>
            </w:pPr>
            <w:del w:id="26" w:author="橙鱼" w:date="2026-06-27T20:33:00Z" w16du:dateUtc="2026-06-27T12:33:00Z">
              <w:r w:rsidDel="000955EF">
                <w:delText>pymupdf_p12_3</w:delText>
              </w:r>
            </w:del>
          </w:p>
        </w:tc>
      </w:tr>
      <w:tr w:rsidR="00F464BC" w:rsidDel="000955EF" w14:paraId="3C038925" w14:textId="7239CE55" w:rsidTr="00F464BC">
        <w:trPr>
          <w:jc w:val="center"/>
          <w:del w:id="27" w:author="橙鱼" w:date="2026-06-27T20:33:00Z"/>
        </w:trPr>
        <w:tc>
          <w:tcPr>
            <w:cnfStyle w:val="001000000000" w:firstRow="0" w:lastRow="0" w:firstColumn="1" w:lastColumn="0" w:oddVBand="0" w:evenVBand="0" w:oddHBand="0" w:evenHBand="0" w:firstRowFirstColumn="0" w:firstRowLastColumn="0" w:lastRowFirstColumn="0" w:lastRowLastColumn="0"/>
            <w:tcW w:w="0" w:type="auto"/>
          </w:tcPr>
          <w:p w14:paraId="47191DDD" w14:textId="4F1B06B5" w:rsidR="00F464BC" w:rsidDel="000955EF" w:rsidRDefault="00000000">
            <w:pPr>
              <w:ind w:firstLine="422"/>
              <w:rPr>
                <w:del w:id="28" w:author="橙鱼" w:date="2026-06-27T20:33:00Z" w16du:dateUtc="2026-06-27T12:33:00Z"/>
                <w:b w:val="0"/>
                <w:bCs w:val="0"/>
                <w:caps w:val="0"/>
              </w:rPr>
              <w:pPrChange w:id="29" w:author="橙鱼" w:date="2026-06-27T20:33:00Z" w16du:dateUtc="2026-06-27T12:33:00Z">
                <w:pPr>
                  <w:ind w:firstLineChars="0" w:firstLine="0"/>
                  <w:jc w:val="center"/>
                </w:pPr>
              </w:pPrChange>
            </w:pPr>
            <w:del w:id="30" w:author="橙鱼" w:date="2026-06-27T20:33:00Z" w16du:dateUtc="2026-06-27T12:33:00Z">
              <w:r w:rsidDel="000955EF">
                <w:delText>source</w:delText>
              </w:r>
            </w:del>
          </w:p>
        </w:tc>
        <w:tc>
          <w:tcPr>
            <w:tcW w:w="0" w:type="auto"/>
          </w:tcPr>
          <w:p w14:paraId="299B8BFE" w14:textId="7078AD12" w:rsidR="00F464BC" w:rsidDel="000955EF" w:rsidRDefault="00000000">
            <w:pPr>
              <w:ind w:firstLine="420"/>
              <w:cnfStyle w:val="000000000000" w:firstRow="0" w:lastRow="0" w:firstColumn="0" w:lastColumn="0" w:oddVBand="0" w:evenVBand="0" w:oddHBand="0" w:evenHBand="0" w:firstRowFirstColumn="0" w:firstRowLastColumn="0" w:lastRowFirstColumn="0" w:lastRowLastColumn="0"/>
              <w:rPr>
                <w:del w:id="31" w:author="橙鱼" w:date="2026-06-27T20:33:00Z" w16du:dateUtc="2026-06-27T12:33:00Z"/>
              </w:rPr>
              <w:pPrChange w:id="32" w:author="橙鱼" w:date="2026-06-27T20:33:00Z" w16du:dateUtc="2026-06-27T12:33:00Z">
                <w:pPr>
                  <w:ind w:firstLineChars="0" w:firstLine="0"/>
                  <w:jc w:val="center"/>
                  <w:cnfStyle w:val="000000000000" w:firstRow="0" w:lastRow="0" w:firstColumn="0" w:lastColumn="0" w:oddVBand="0" w:evenVBand="0" w:oddHBand="0" w:evenHBand="0" w:firstRowFirstColumn="0" w:firstRowLastColumn="0" w:lastRowFirstColumn="0" w:lastRowLastColumn="0"/>
                </w:pPr>
              </w:pPrChange>
            </w:pPr>
            <w:del w:id="33" w:author="橙鱼" w:date="2026-06-27T20:33:00Z" w16du:dateUtc="2026-06-27T12:33:00Z">
              <w:r w:rsidDel="000955EF">
                <w:delText>来源解析通道</w:delText>
              </w:r>
            </w:del>
          </w:p>
        </w:tc>
        <w:tc>
          <w:tcPr>
            <w:tcW w:w="0" w:type="auto"/>
          </w:tcPr>
          <w:p w14:paraId="4F56478B" w14:textId="3B8B8353" w:rsidR="00F464BC" w:rsidDel="000955EF" w:rsidRDefault="00000000">
            <w:pPr>
              <w:ind w:firstLine="420"/>
              <w:cnfStyle w:val="000000000000" w:firstRow="0" w:lastRow="0" w:firstColumn="0" w:lastColumn="0" w:oddVBand="0" w:evenVBand="0" w:oddHBand="0" w:evenHBand="0" w:firstRowFirstColumn="0" w:firstRowLastColumn="0" w:lastRowFirstColumn="0" w:lastRowLastColumn="0"/>
              <w:rPr>
                <w:del w:id="34" w:author="橙鱼" w:date="2026-06-27T20:33:00Z" w16du:dateUtc="2026-06-27T12:33:00Z"/>
              </w:rPr>
              <w:pPrChange w:id="35" w:author="橙鱼" w:date="2026-06-27T20:33:00Z" w16du:dateUtc="2026-06-27T12:33:00Z">
                <w:pPr>
                  <w:ind w:firstLineChars="0" w:firstLine="0"/>
                  <w:jc w:val="center"/>
                  <w:cnfStyle w:val="000000000000" w:firstRow="0" w:lastRow="0" w:firstColumn="0" w:lastColumn="0" w:oddVBand="0" w:evenVBand="0" w:oddHBand="0" w:evenHBand="0" w:firstRowFirstColumn="0" w:firstRowLastColumn="0" w:lastRowFirstColumn="0" w:lastRowLastColumn="0"/>
                </w:pPr>
              </w:pPrChange>
            </w:pPr>
            <w:del w:id="36" w:author="橙鱼" w:date="2026-06-27T20:33:00Z" w16du:dateUtc="2026-06-27T12:33:00Z">
              <w:r w:rsidDel="000955EF">
                <w:delText>pymupdf / mineru</w:delText>
              </w:r>
            </w:del>
          </w:p>
        </w:tc>
      </w:tr>
      <w:tr w:rsidR="00F464BC" w:rsidDel="000955EF" w14:paraId="614D7AC4" w14:textId="768B7F2F" w:rsidTr="00F464BC">
        <w:trPr>
          <w:jc w:val="center"/>
          <w:del w:id="37" w:author="橙鱼" w:date="2026-06-27T20:33:00Z"/>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6EB12EA0" w14:textId="5166BB9A" w:rsidR="00F464BC" w:rsidDel="000955EF" w:rsidRDefault="00000000">
            <w:pPr>
              <w:ind w:firstLine="422"/>
              <w:rPr>
                <w:del w:id="38" w:author="橙鱼" w:date="2026-06-27T20:33:00Z" w16du:dateUtc="2026-06-27T12:33:00Z"/>
                <w:b w:val="0"/>
                <w:bCs w:val="0"/>
                <w:caps w:val="0"/>
              </w:rPr>
              <w:pPrChange w:id="39" w:author="橙鱼" w:date="2026-06-27T20:33:00Z" w16du:dateUtc="2026-06-27T12:33:00Z">
                <w:pPr>
                  <w:ind w:firstLineChars="0" w:firstLine="0"/>
                  <w:jc w:val="center"/>
                </w:pPr>
              </w:pPrChange>
            </w:pPr>
            <w:del w:id="40" w:author="橙鱼" w:date="2026-06-27T20:33:00Z" w16du:dateUtc="2026-06-27T12:33:00Z">
              <w:r w:rsidDel="000955EF">
                <w:delText>page</w:delText>
              </w:r>
            </w:del>
          </w:p>
        </w:tc>
        <w:tc>
          <w:tcPr>
            <w:tcW w:w="0" w:type="auto"/>
            <w:shd w:val="clear" w:color="auto" w:fill="F2F2F2" w:themeFill="background1" w:themeFillShade="F2"/>
          </w:tcPr>
          <w:p w14:paraId="1E569654" w14:textId="15B01F14" w:rsidR="00F464BC" w:rsidDel="000955EF" w:rsidRDefault="00000000">
            <w:pPr>
              <w:ind w:firstLine="420"/>
              <w:cnfStyle w:val="000000000000" w:firstRow="0" w:lastRow="0" w:firstColumn="0" w:lastColumn="0" w:oddVBand="0" w:evenVBand="0" w:oddHBand="0" w:evenHBand="0" w:firstRowFirstColumn="0" w:firstRowLastColumn="0" w:lastRowFirstColumn="0" w:lastRowLastColumn="0"/>
              <w:rPr>
                <w:del w:id="41" w:author="橙鱼" w:date="2026-06-27T20:33:00Z" w16du:dateUtc="2026-06-27T12:33:00Z"/>
              </w:rPr>
              <w:pPrChange w:id="42" w:author="橙鱼" w:date="2026-06-27T20:33:00Z" w16du:dateUtc="2026-06-27T12:33:00Z">
                <w:pPr>
                  <w:ind w:firstLineChars="0" w:firstLine="0"/>
                  <w:jc w:val="center"/>
                  <w:cnfStyle w:val="000000000000" w:firstRow="0" w:lastRow="0" w:firstColumn="0" w:lastColumn="0" w:oddVBand="0" w:evenVBand="0" w:oddHBand="0" w:evenHBand="0" w:firstRowFirstColumn="0" w:firstRowLastColumn="0" w:lastRowFirstColumn="0" w:lastRowLastColumn="0"/>
                </w:pPr>
              </w:pPrChange>
            </w:pPr>
            <w:del w:id="43" w:author="橙鱼" w:date="2026-06-27T20:33:00Z" w16du:dateUtc="2026-06-27T12:33:00Z">
              <w:r w:rsidDel="000955EF">
                <w:delText>所属原始页码</w:delText>
              </w:r>
            </w:del>
          </w:p>
        </w:tc>
        <w:tc>
          <w:tcPr>
            <w:tcW w:w="0" w:type="auto"/>
            <w:shd w:val="clear" w:color="auto" w:fill="F2F2F2" w:themeFill="background1" w:themeFillShade="F2"/>
          </w:tcPr>
          <w:p w14:paraId="7AD1E50F" w14:textId="75B331D4" w:rsidR="00F464BC" w:rsidDel="000955EF" w:rsidRDefault="00000000">
            <w:pPr>
              <w:ind w:firstLine="420"/>
              <w:cnfStyle w:val="000000000000" w:firstRow="0" w:lastRow="0" w:firstColumn="0" w:lastColumn="0" w:oddVBand="0" w:evenVBand="0" w:oddHBand="0" w:evenHBand="0" w:firstRowFirstColumn="0" w:firstRowLastColumn="0" w:lastRowFirstColumn="0" w:lastRowLastColumn="0"/>
              <w:rPr>
                <w:del w:id="44" w:author="橙鱼" w:date="2026-06-27T20:33:00Z" w16du:dateUtc="2026-06-27T12:33:00Z"/>
              </w:rPr>
              <w:pPrChange w:id="45" w:author="橙鱼" w:date="2026-06-27T20:33:00Z" w16du:dateUtc="2026-06-27T12:33:00Z">
                <w:pPr>
                  <w:ind w:firstLineChars="0" w:firstLine="0"/>
                  <w:jc w:val="center"/>
                  <w:cnfStyle w:val="000000000000" w:firstRow="0" w:lastRow="0" w:firstColumn="0" w:lastColumn="0" w:oddVBand="0" w:evenVBand="0" w:oddHBand="0" w:evenHBand="0" w:firstRowFirstColumn="0" w:firstRowLastColumn="0" w:lastRowFirstColumn="0" w:lastRowLastColumn="0"/>
                </w:pPr>
              </w:pPrChange>
            </w:pPr>
            <w:del w:id="46" w:author="橙鱼" w:date="2026-06-27T20:33:00Z" w16du:dateUtc="2026-06-27T12:33:00Z">
              <w:r w:rsidDel="000955EF">
                <w:delText>12</w:delText>
              </w:r>
            </w:del>
          </w:p>
        </w:tc>
      </w:tr>
      <w:tr w:rsidR="00F464BC" w:rsidDel="000955EF" w14:paraId="4EB06B00" w14:textId="71B64E7B" w:rsidTr="00F464BC">
        <w:trPr>
          <w:jc w:val="center"/>
          <w:del w:id="47" w:author="橙鱼" w:date="2026-06-27T20:33:00Z"/>
        </w:trPr>
        <w:tc>
          <w:tcPr>
            <w:cnfStyle w:val="001000000000" w:firstRow="0" w:lastRow="0" w:firstColumn="1" w:lastColumn="0" w:oddVBand="0" w:evenVBand="0" w:oddHBand="0" w:evenHBand="0" w:firstRowFirstColumn="0" w:firstRowLastColumn="0" w:lastRowFirstColumn="0" w:lastRowLastColumn="0"/>
            <w:tcW w:w="0" w:type="auto"/>
          </w:tcPr>
          <w:p w14:paraId="746B9707" w14:textId="3A4B828F" w:rsidR="00F464BC" w:rsidDel="000955EF" w:rsidRDefault="00000000">
            <w:pPr>
              <w:ind w:firstLine="422"/>
              <w:rPr>
                <w:del w:id="48" w:author="橙鱼" w:date="2026-06-27T20:33:00Z" w16du:dateUtc="2026-06-27T12:33:00Z"/>
                <w:b w:val="0"/>
                <w:bCs w:val="0"/>
                <w:caps w:val="0"/>
              </w:rPr>
              <w:pPrChange w:id="49" w:author="橙鱼" w:date="2026-06-27T20:33:00Z" w16du:dateUtc="2026-06-27T12:33:00Z">
                <w:pPr>
                  <w:ind w:firstLineChars="0" w:firstLine="0"/>
                  <w:jc w:val="center"/>
                </w:pPr>
              </w:pPrChange>
            </w:pPr>
            <w:del w:id="50" w:author="橙鱼" w:date="2026-06-27T20:33:00Z" w16du:dateUtc="2026-06-27T12:33:00Z">
              <w:r w:rsidDel="000955EF">
                <w:delText>text</w:delText>
              </w:r>
            </w:del>
          </w:p>
        </w:tc>
        <w:tc>
          <w:tcPr>
            <w:tcW w:w="0" w:type="auto"/>
          </w:tcPr>
          <w:p w14:paraId="5E8DE1F9" w14:textId="111840CA" w:rsidR="00F464BC" w:rsidDel="000955EF" w:rsidRDefault="00000000">
            <w:pPr>
              <w:ind w:firstLine="420"/>
              <w:cnfStyle w:val="000000000000" w:firstRow="0" w:lastRow="0" w:firstColumn="0" w:lastColumn="0" w:oddVBand="0" w:evenVBand="0" w:oddHBand="0" w:evenHBand="0" w:firstRowFirstColumn="0" w:firstRowLastColumn="0" w:lastRowFirstColumn="0" w:lastRowLastColumn="0"/>
              <w:rPr>
                <w:del w:id="51" w:author="橙鱼" w:date="2026-06-27T20:33:00Z" w16du:dateUtc="2026-06-27T12:33:00Z"/>
              </w:rPr>
              <w:pPrChange w:id="52" w:author="橙鱼" w:date="2026-06-27T20:33:00Z" w16du:dateUtc="2026-06-27T12:33:00Z">
                <w:pPr>
                  <w:ind w:firstLineChars="0" w:firstLine="0"/>
                  <w:jc w:val="center"/>
                  <w:cnfStyle w:val="000000000000" w:firstRow="0" w:lastRow="0" w:firstColumn="0" w:lastColumn="0" w:oddVBand="0" w:evenVBand="0" w:oddHBand="0" w:evenHBand="0" w:firstRowFirstColumn="0" w:firstRowLastColumn="0" w:lastRowFirstColumn="0" w:lastRowLastColumn="0"/>
                </w:pPr>
              </w:pPrChange>
            </w:pPr>
            <w:del w:id="53" w:author="橙鱼" w:date="2026-06-27T20:33:00Z" w16du:dateUtc="2026-06-27T12:33:00Z">
              <w:r w:rsidDel="000955EF">
                <w:delText>文本块正文内容</w:delText>
              </w:r>
            </w:del>
          </w:p>
        </w:tc>
        <w:tc>
          <w:tcPr>
            <w:tcW w:w="0" w:type="auto"/>
          </w:tcPr>
          <w:p w14:paraId="0423062C" w14:textId="6DCD22A0" w:rsidR="00F464BC" w:rsidDel="000955EF" w:rsidRDefault="00000000">
            <w:pPr>
              <w:ind w:firstLine="420"/>
              <w:cnfStyle w:val="000000000000" w:firstRow="0" w:lastRow="0" w:firstColumn="0" w:lastColumn="0" w:oddVBand="0" w:evenVBand="0" w:oddHBand="0" w:evenHBand="0" w:firstRowFirstColumn="0" w:firstRowLastColumn="0" w:lastRowFirstColumn="0" w:lastRowLastColumn="0"/>
              <w:rPr>
                <w:del w:id="54" w:author="橙鱼" w:date="2026-06-27T20:33:00Z" w16du:dateUtc="2026-06-27T12:33:00Z"/>
              </w:rPr>
              <w:pPrChange w:id="55" w:author="橙鱼" w:date="2026-06-27T20:33:00Z" w16du:dateUtc="2026-06-27T12:33:00Z">
                <w:pPr>
                  <w:ind w:firstLineChars="0" w:firstLine="0"/>
                  <w:jc w:val="center"/>
                  <w:cnfStyle w:val="000000000000" w:firstRow="0" w:lastRow="0" w:firstColumn="0" w:lastColumn="0" w:oddVBand="0" w:evenVBand="0" w:oddHBand="0" w:evenHBand="0" w:firstRowFirstColumn="0" w:firstRowLastColumn="0" w:lastRowFirstColumn="0" w:lastRowLastColumn="0"/>
                </w:pPr>
              </w:pPrChange>
            </w:pPr>
            <w:del w:id="56" w:author="橙鱼" w:date="2026-06-27T20:33:00Z" w16du:dateUtc="2026-06-27T12:33:00Z">
              <w:r w:rsidDel="000955EF">
                <w:delText>（截取的文本片段）</w:delText>
              </w:r>
            </w:del>
          </w:p>
        </w:tc>
      </w:tr>
    </w:tbl>
    <w:p w14:paraId="6105AE7F" w14:textId="77777777" w:rsidR="00F464BC" w:rsidRDefault="00000000">
      <w:pPr>
        <w:ind w:firstLine="420"/>
      </w:pPr>
      <w:r>
        <w:t>这一动态混合解析策略，模型在保证核心信息高保真提取的同时，降低工程开销，提升系统在生产环境下的可扩展性。</w:t>
      </w:r>
    </w:p>
    <w:p w14:paraId="076468EA" w14:textId="77777777" w:rsidR="00F464BC" w:rsidRDefault="00000000">
      <w:pPr>
        <w:pStyle w:val="a0"/>
      </w:pPr>
      <w:r>
        <w:t>智能化字段检索与抽取</w:t>
      </w:r>
    </w:p>
    <w:p w14:paraId="32198239" w14:textId="77777777" w:rsidR="00F464BC" w:rsidRDefault="00000000">
      <w:pPr>
        <w:ind w:firstLine="420"/>
      </w:pPr>
      <w:r>
        <w:t>在面对中文</w:t>
      </w:r>
      <w:r>
        <w:t>ESG</w:t>
      </w:r>
      <w:r>
        <w:t>专业术语时，纯词汇匹配方法难以捕捉</w:t>
      </w:r>
      <w:r>
        <w:rPr>
          <w:rFonts w:hint="eastAsia"/>
        </w:rPr>
        <w:t>专业</w:t>
      </w:r>
      <w:r>
        <w:t>领域</w:t>
      </w:r>
      <w:r>
        <w:rPr>
          <w:rFonts w:hint="eastAsia"/>
        </w:rPr>
        <w:t>、相似含义</w:t>
      </w:r>
      <w:r>
        <w:t>词汇语义表征之间的等价关系，而通用嵌入模型对专业领域的细粒度区分又往往不够精准。为此，本方案</w:t>
      </w:r>
      <w:r>
        <w:rPr>
          <w:rFonts w:hint="eastAsia"/>
        </w:rPr>
        <w:t>设计了</w:t>
      </w:r>
      <w:r>
        <w:t>一种无监督的查询改写驱动双</w:t>
      </w:r>
      <w:r>
        <w:rPr>
          <w:rFonts w:hint="eastAsia"/>
        </w:rPr>
        <w:t>路</w:t>
      </w:r>
      <w:r>
        <w:t>融合检索架构，在不依赖外部标注数据的前提下，同时兼顾精准词汇匹配与深层语义理解。</w:t>
      </w:r>
    </w:p>
    <w:p w14:paraId="17A58B6F" w14:textId="77777777" w:rsidR="00F464BC" w:rsidRDefault="00000000">
      <w:pPr>
        <w:pStyle w:val="gao"/>
        <w:rPr>
          <w:rFonts w:hint="eastAsia"/>
        </w:rPr>
      </w:pPr>
      <w:r>
        <w:t>基于规则的查询改写</w:t>
      </w:r>
    </w:p>
    <w:p w14:paraId="44E2D789" w14:textId="77777777" w:rsidR="00F464BC" w:rsidRDefault="00000000">
      <w:pPr>
        <w:ind w:firstLine="420"/>
      </w:pPr>
      <w:r>
        <w:t>检索层前置查询改写模块。对于每个待抽取字段，系统舍弃传统的单字段名检索模式，基于确定性规则进行多源线索扩展。改写来源涵盖字段别名集、必备证据词、预设领域词表</w:t>
      </w:r>
      <w:r>
        <w:rPr>
          <w:rFonts w:hint="eastAsia"/>
        </w:rPr>
        <w:t>，</w:t>
      </w:r>
      <w:r>
        <w:t>每个目标字段最终派生出不超过</w:t>
      </w:r>
      <w:r>
        <w:t>8</w:t>
      </w:r>
      <w:r>
        <w:t>条语义异构的扩展查询。该过程规避了传统方法对大语言模型的依赖，以极低的时间开销扩大了检索词汇的覆盖面，缓解了</w:t>
      </w:r>
      <w:r>
        <w:t>ESG</w:t>
      </w:r>
      <w:r>
        <w:t>异构表述导致的召回遗漏。</w:t>
      </w:r>
    </w:p>
    <w:p w14:paraId="4D73796C" w14:textId="77777777" w:rsidR="00F464BC" w:rsidRDefault="00000000">
      <w:pPr>
        <w:pStyle w:val="gao"/>
        <w:rPr>
          <w:rFonts w:hint="eastAsia"/>
        </w:rPr>
      </w:pPr>
      <w:r>
        <w:t>改进检索</w:t>
      </w:r>
      <w:r>
        <w:rPr>
          <w:rFonts w:hint="eastAsia"/>
        </w:rPr>
        <w:t>算法</w:t>
      </w:r>
      <w:r>
        <w:t>与自适应语义嵌入</w:t>
      </w:r>
    </w:p>
    <w:p w14:paraId="620613E0" w14:textId="77777777" w:rsidR="00F464BC" w:rsidRDefault="00000000">
      <w:pPr>
        <w:pStyle w:val="af9"/>
        <w:numPr>
          <w:ilvl w:val="0"/>
          <w:numId w:val="2"/>
        </w:numPr>
        <w:ind w:firstLineChars="0"/>
      </w:pPr>
      <w:r>
        <w:t>改进</w:t>
      </w:r>
      <w:r>
        <w:t>BM25</w:t>
      </w:r>
      <w:r>
        <w:rPr>
          <w:rFonts w:hint="eastAsia"/>
        </w:rPr>
        <w:t>算法</w:t>
      </w:r>
      <w:r>
        <w:t>检索</w:t>
      </w:r>
    </w:p>
    <w:p w14:paraId="1E356AF1" w14:textId="77777777" w:rsidR="00F464BC" w:rsidRDefault="00000000">
      <w:pPr>
        <w:ind w:firstLine="420"/>
      </w:pPr>
      <w:r>
        <w:t>在稀疏检索路径，系统基于改进</w:t>
      </w:r>
      <w:r>
        <w:t>BM25</w:t>
      </w:r>
      <w:r>
        <w:t>算法执行字段证据召回，无需维护外部向量索引，部署轻量。</w:t>
      </w:r>
      <w:r>
        <w:t>BM25</w:t>
      </w:r>
      <w:r>
        <w:t>的核心优势在于其对词频与文档稀缺性的精细建模。对于</w:t>
      </w:r>
      <w:r>
        <w:t>ESG</w:t>
      </w:r>
      <w:r>
        <w:t>报告这类专业文本，</w:t>
      </w:r>
      <w:r>
        <w:rPr>
          <w:rFonts w:hint="eastAsia"/>
        </w:rPr>
        <w:t>“</w:t>
      </w:r>
      <w:r>
        <w:t>碳排放</w:t>
      </w:r>
      <w:r>
        <w:rPr>
          <w:rFonts w:hint="eastAsia"/>
        </w:rPr>
        <w:t>”“</w:t>
      </w:r>
      <w:r>
        <w:t>范围一</w:t>
      </w:r>
      <w:r>
        <w:rPr>
          <w:rFonts w:hint="eastAsia"/>
        </w:rPr>
        <w:t>”“</w:t>
      </w:r>
      <w:r>
        <w:t>tCO₂e</w:t>
      </w:r>
      <w:r>
        <w:rPr>
          <w:rFonts w:hint="eastAsia"/>
        </w:rPr>
        <w:t>”</w:t>
      </w:r>
      <w:r>
        <w:t>等指标词汇在全文中出现频次极低但信息价值极高，</w:t>
      </w:r>
      <w:r>
        <w:t>BM25</w:t>
      </w:r>
      <w:r>
        <w:t>的逆文档频率机制会自动为此类稀缺词赋予更高的检索权重，使包含这些术语的文本块在相关字段的检索中优先展示。另外，</w:t>
      </w:r>
      <w:r>
        <w:t>BM25</w:t>
      </w:r>
      <w:r>
        <w:t>算法内置的文档长度归一化惩罚机制，能够有效抑制长文本块通过堆砌普通词汇而虚高得分的情况，确保检索结果的质量不受文本长度干扰</w:t>
      </w:r>
      <w:r>
        <w:rPr>
          <w:rFonts w:hint="eastAsia"/>
        </w:rPr>
        <w:t>。</w:t>
      </w:r>
      <w:r>
        <w:rPr>
          <w:rFonts w:hint="eastAsia"/>
        </w:rPr>
        <w:t>BM25</w:t>
      </w:r>
      <w:r>
        <w:rPr>
          <w:rFonts w:hint="eastAsia"/>
        </w:rPr>
        <w:t>算法在本方案中的设置如下：</w:t>
      </w:r>
    </w:p>
    <w:p w14:paraId="02546EFB" w14:textId="77777777" w:rsidR="00F464BC" w:rsidRDefault="00000000">
      <w:pPr>
        <w:ind w:firstLineChars="0" w:firstLine="0"/>
        <w:jc w:val="center"/>
      </w:pPr>
      <w:r>
        <w:rPr>
          <w:position w:val="-76"/>
        </w:rPr>
        <w:object w:dxaOrig="6490" w:dyaOrig="1640" w14:anchorId="486A57A8">
          <v:shape id="_x0000_i1038" type="#_x0000_t75" style="width:324.5pt;height:82pt" o:ole="">
            <v:imagedata r:id="rId42" o:title=""/>
          </v:shape>
          <o:OLEObject Type="Embed" ProgID="Equation.DSMT4" ShapeID="_x0000_i1038" DrawAspect="Content" ObjectID="_1844105982" r:id="rId43"/>
        </w:object>
      </w:r>
    </w:p>
    <w:p w14:paraId="7C3234F9" w14:textId="77777777" w:rsidR="00F464BC" w:rsidRDefault="00000000">
      <w:pPr>
        <w:ind w:firstLine="420"/>
      </w:pPr>
      <w:r>
        <w:rPr>
          <w:rFonts w:hint="eastAsia"/>
        </w:rPr>
        <w:t>其中，</w:t>
      </w:r>
      <w:r>
        <w:t>第一项为基于</w:t>
      </w:r>
      <w:r>
        <w:t>BM25</w:t>
      </w:r>
      <w:r>
        <w:rPr>
          <w:rFonts w:hint="eastAsia"/>
        </w:rPr>
        <w:t>算法</w:t>
      </w:r>
      <w:r>
        <w:t>的词级统计路径，利用改进逆文档频率（</w:t>
      </w:r>
      <w:r>
        <w:t>IDF</w:t>
      </w:r>
      <w:r>
        <w:t>）放大稀缺指标的权重，并基于全局平均长度进行归一化惩罚，抑制长文本块恶意堆砌词频</w:t>
      </w:r>
      <w:r>
        <w:rPr>
          <w:rFonts w:hint="eastAsia"/>
        </w:rPr>
        <w:t>；</w:t>
      </w:r>
      <w:r>
        <w:t>第二项为精准短语奖励路径，当文本块连续包含行业核心短语或特征单位时，直接触发硬编码奖励，确保高价值的数据表头或关键绩效区间能以绝对优势入选，最终输出得分最高的</w:t>
      </w:r>
      <w:r>
        <w:t>Top</w:t>
      </w:r>
      <w:r>
        <w:rPr>
          <w:rFonts w:hint="eastAsia"/>
        </w:rPr>
        <w:t>-</w:t>
      </w:r>
      <w:r>
        <w:t>K</w:t>
      </w:r>
      <w:r>
        <w:t>个文本块作为证据</w:t>
      </w:r>
      <w:r>
        <w:rPr>
          <w:rFonts w:hint="eastAsia"/>
        </w:rPr>
        <w:t>上下文</w:t>
      </w:r>
      <w:r>
        <w:t>。</w:t>
      </w:r>
    </w:p>
    <w:p w14:paraId="2D273197" w14:textId="77777777" w:rsidR="00F464BC" w:rsidRDefault="00000000">
      <w:pPr>
        <w:pStyle w:val="af9"/>
        <w:numPr>
          <w:ilvl w:val="0"/>
          <w:numId w:val="2"/>
        </w:numPr>
        <w:ind w:firstLineChars="0"/>
      </w:pPr>
      <w:r>
        <w:t>自适应语义嵌入</w:t>
      </w:r>
    </w:p>
    <w:p w14:paraId="53A64572" w14:textId="77777777" w:rsidR="00F464BC" w:rsidRDefault="00000000">
      <w:pPr>
        <w:ind w:firstLine="420"/>
      </w:pPr>
      <w:r>
        <w:rPr>
          <w:rFonts w:hint="eastAsia"/>
        </w:rPr>
        <w:t>自适应</w:t>
      </w:r>
      <w:r>
        <w:t>语义嵌入检索通道通过构建高效的文本向量索引，实现跨越字面表达的深层语义匹配。</w:t>
      </w:r>
      <w:r>
        <w:rPr>
          <w:rFonts w:hint="eastAsia"/>
        </w:rPr>
        <w:t>本方案</w:t>
      </w:r>
      <w:r>
        <w:t>设计了</w:t>
      </w:r>
      <w:r>
        <w:rPr>
          <w:rFonts w:hint="eastAsia"/>
        </w:rPr>
        <w:t>兼容异构环境的</w:t>
      </w:r>
      <w:r>
        <w:t>语义编码自适应切换</w:t>
      </w:r>
      <w:r>
        <w:rPr>
          <w:rFonts w:hint="eastAsia"/>
        </w:rPr>
        <w:t>系统。</w:t>
      </w:r>
      <w:r>
        <w:t>在线模式下</w:t>
      </w:r>
      <w:r>
        <w:rPr>
          <w:rFonts w:hint="eastAsia"/>
        </w:rPr>
        <w:t>，</w:t>
      </w:r>
      <w:r>
        <w:t>调度阿里云</w:t>
      </w:r>
      <w:r>
        <w:t>DashScope</w:t>
      </w:r>
      <w:r>
        <w:t>的</w:t>
      </w:r>
      <w:r>
        <w:t>text-embedding-v4</w:t>
      </w:r>
      <w:r>
        <w:t>高维模型，精准捕捉金融及环境治理语境下的细粒度表征；离线或轻量化部署时则退回至基于</w:t>
      </w:r>
      <w:r>
        <w:t>Blake2b</w:t>
      </w:r>
      <w:r>
        <w:t>哈希的</w:t>
      </w:r>
      <w:r>
        <w:t>384</w:t>
      </w:r>
      <w:r>
        <w:t>维</w:t>
      </w:r>
      <w:r>
        <w:t>n-gram</w:t>
      </w:r>
      <w:r>
        <w:t>局部嵌入，在零外部依赖下保障检索连续性。候选向量经归一化后统一为余弦相似度度量，并辅以签名缓存规避冗余编码开销。</w:t>
      </w:r>
    </w:p>
    <w:p w14:paraId="2CC30D38" w14:textId="77777777" w:rsidR="00F464BC" w:rsidRDefault="00000000">
      <w:pPr>
        <w:pStyle w:val="gao"/>
        <w:rPr>
          <w:rFonts w:hint="eastAsia"/>
        </w:rPr>
      </w:pPr>
      <w:r>
        <w:rPr>
          <w:rFonts w:asciiTheme="majorHAnsi" w:hAnsiTheme="majorHAnsi" w:cstheme="majorHAnsi"/>
        </w:rPr>
        <w:t>RRF</w:t>
      </w:r>
      <w:r>
        <w:t>多维证据</w:t>
      </w:r>
      <w:r>
        <w:rPr>
          <w:rFonts w:hint="eastAsia"/>
        </w:rPr>
        <w:t>排序</w:t>
      </w:r>
    </w:p>
    <w:p w14:paraId="51DED8E9" w14:textId="77777777" w:rsidR="00F464BC" w:rsidRDefault="00000000" w:rsidP="00C82623">
      <w:pPr>
        <w:snapToGrid w:val="0"/>
        <w:ind w:firstLine="420"/>
      </w:pPr>
      <w:r>
        <w:t>为消除</w:t>
      </w:r>
      <w:r>
        <w:rPr>
          <w:rFonts w:hint="eastAsia"/>
        </w:rPr>
        <w:t>双路</w:t>
      </w:r>
      <w:r>
        <w:t>分数</w:t>
      </w:r>
      <w:r>
        <w:rPr>
          <w:rFonts w:hint="eastAsia"/>
        </w:rPr>
        <w:t>标准不同对后续检索的</w:t>
      </w:r>
      <w:r>
        <w:t>影响，</w:t>
      </w:r>
      <w:r>
        <w:rPr>
          <w:rFonts w:hint="eastAsia"/>
        </w:rPr>
        <w:t>本方案</w:t>
      </w:r>
      <w:r>
        <w:t>采用</w:t>
      </w:r>
      <w:r>
        <w:t>RRF</w:t>
      </w:r>
      <w:r>
        <w:rPr>
          <w:rFonts w:hint="eastAsia"/>
        </w:rPr>
        <w:t>算法</w:t>
      </w:r>
      <w:r>
        <w:t>对</w:t>
      </w:r>
      <w:r>
        <w:t>BM25</w:t>
      </w:r>
      <w:r>
        <w:rPr>
          <w:rFonts w:hint="eastAsia"/>
        </w:rPr>
        <w:t>算法</w:t>
      </w:r>
      <w:r>
        <w:t>结果与向量检索结果进行</w:t>
      </w:r>
      <w:r>
        <w:rPr>
          <w:rFonts w:hint="eastAsia"/>
        </w:rPr>
        <w:t>综合排序</w:t>
      </w:r>
      <w:r>
        <w:t>，公式如下：</w:t>
      </w:r>
    </w:p>
    <w:p w14:paraId="6D344BFE" w14:textId="77777777" w:rsidR="00F464BC" w:rsidRDefault="00000000" w:rsidP="00C82623">
      <w:pPr>
        <w:snapToGrid w:val="0"/>
        <w:ind w:firstLineChars="0" w:firstLine="0"/>
        <w:jc w:val="center"/>
      </w:pPr>
      <w:r>
        <w:rPr>
          <w:position w:val="-30"/>
        </w:rPr>
        <w:object w:dxaOrig="3560" w:dyaOrig="680" w14:anchorId="7A7148C4">
          <v:shape id="_x0000_i1039" type="#_x0000_t75" style="width:178pt;height:34pt" o:ole="">
            <v:imagedata r:id="rId44" o:title=""/>
          </v:shape>
          <o:OLEObject Type="Embed" ProgID="Equation.DSMT4" ShapeID="_x0000_i1039" DrawAspect="Content" ObjectID="_1844105983" r:id="rId45"/>
        </w:object>
      </w:r>
    </w:p>
    <w:p w14:paraId="0A5437F4" w14:textId="77777777" w:rsidR="00F464BC" w:rsidRDefault="00000000" w:rsidP="00C82623">
      <w:pPr>
        <w:snapToGrid w:val="0"/>
        <w:ind w:firstLine="420"/>
      </w:pPr>
      <w:r>
        <w:t>其中为</w:t>
      </w:r>
      <w:r>
        <w:rPr>
          <w:position w:val="-4"/>
        </w:rPr>
        <w:object w:dxaOrig="240" w:dyaOrig="260" w14:anchorId="5D4FE4A9">
          <v:shape id="_x0000_i1040" type="#_x0000_t75" style="width:12pt;height:13pt" o:ole="">
            <v:imagedata r:id="rId46" o:title=""/>
          </v:shape>
          <o:OLEObject Type="Embed" ProgID="Equation.DSMT4" ShapeID="_x0000_i1040" DrawAspect="Content" ObjectID="_1844105984" r:id="rId47"/>
        </w:object>
      </w:r>
      <w:r>
        <w:rPr>
          <w:rFonts w:hint="eastAsia"/>
        </w:rPr>
        <w:t>为</w:t>
      </w:r>
      <w:r>
        <w:t>检索</w:t>
      </w:r>
      <w:r>
        <w:rPr>
          <w:rFonts w:hint="eastAsia"/>
        </w:rPr>
        <w:t>路径</w:t>
      </w:r>
      <w:r>
        <w:t>集合，</w:t>
      </w:r>
      <w:r>
        <w:rPr>
          <w:position w:val="-12"/>
        </w:rPr>
        <w:object w:dxaOrig="940" w:dyaOrig="360" w14:anchorId="407F379E">
          <v:shape id="_x0000_i1041" type="#_x0000_t75" style="width:47pt;height:18pt" o:ole="">
            <v:imagedata r:id="rId48" o:title=""/>
          </v:shape>
          <o:OLEObject Type="Embed" ProgID="Equation.DSMT4" ShapeID="_x0000_i1041" DrawAspect="Content" ObjectID="_1844105985" r:id="rId49"/>
        </w:object>
      </w:r>
      <w:r>
        <w:t>为文本块在</w:t>
      </w:r>
      <w:r>
        <w:rPr>
          <w:rFonts w:hint="eastAsia"/>
        </w:rPr>
        <w:t>不同路径</w:t>
      </w:r>
      <w:r>
        <w:t>中的名次。</w:t>
      </w:r>
      <w:r>
        <w:t>RRF</w:t>
      </w:r>
      <w:r>
        <w:t>有效提升了在多路检索中表现稳定的候选块排名。融合排序后，</w:t>
      </w:r>
      <w:r>
        <w:rPr>
          <w:rFonts w:hint="eastAsia"/>
        </w:rPr>
        <w:t>模型</w:t>
      </w:r>
      <w:r>
        <w:t>依据字段名、别名、必备词与禁用词特征对候选块进行打分</w:t>
      </w:r>
      <w:r>
        <w:rPr>
          <w:rFonts w:hint="eastAsia"/>
        </w:rPr>
        <w:t>，重新排序</w:t>
      </w:r>
      <w:r>
        <w:t>。命中</w:t>
      </w:r>
      <w:r>
        <w:rPr>
          <w:rFonts w:hint="eastAsia"/>
        </w:rPr>
        <w:t>设定</w:t>
      </w:r>
      <w:r>
        <w:t>特征的文本块获得额外权重溢价，而包</w:t>
      </w:r>
      <w:r>
        <w:rPr>
          <w:rFonts w:ascii="宋体" w:hAnsi="宋体"/>
        </w:rPr>
        <w:t>含“指标索引”等</w:t>
      </w:r>
      <w:r>
        <w:t>宏观导航词的文本块则予以惩罚下调。通过二次重排确保高价值数据表头与关键绩效证据以绝对优势进入</w:t>
      </w:r>
      <w:r>
        <w:t>Top-K</w:t>
      </w:r>
      <w:r>
        <w:t>，最终输出至大语言模型进行结构化字段抽取。</w:t>
      </w:r>
    </w:p>
    <w:p w14:paraId="1C5F03DE" w14:textId="77777777" w:rsidR="00F464BC" w:rsidRDefault="00F464BC">
      <w:pPr>
        <w:ind w:firstLineChars="0" w:firstLine="0"/>
      </w:pPr>
    </w:p>
    <w:p w14:paraId="04242335" w14:textId="77777777" w:rsidR="00F464BC" w:rsidRDefault="00000000">
      <w:pPr>
        <w:pStyle w:val="gao"/>
        <w:rPr>
          <w:rFonts w:hint="eastAsia"/>
        </w:rPr>
      </w:pPr>
      <w:r>
        <w:rPr>
          <w:rFonts w:ascii="Times New Roman" w:hAnsi="Times New Roman" w:cs="Times New Roman"/>
        </w:rPr>
        <w:t>基于上下文增强的</w:t>
      </w:r>
      <w:r>
        <w:rPr>
          <w:rFonts w:ascii="Times New Roman" w:hAnsi="Times New Roman" w:cs="Times New Roman"/>
        </w:rPr>
        <w:t>LLM</w:t>
      </w:r>
      <w:r>
        <w:rPr>
          <w:rFonts w:hint="eastAsia"/>
        </w:rPr>
        <w:t>字段抽取</w:t>
      </w:r>
    </w:p>
    <w:p w14:paraId="79676DA2" w14:textId="77777777" w:rsidR="00F464BC" w:rsidRDefault="00000000">
      <w:pPr>
        <w:pStyle w:val="af9"/>
        <w:jc w:val="left"/>
      </w:pPr>
      <w:r>
        <w:t>字段抽取环节采用批次化调度策略，将</w:t>
      </w:r>
      <w:r>
        <w:t>60</w:t>
      </w:r>
      <w:r>
        <w:t>个</w:t>
      </w:r>
      <w:r>
        <w:t>ESG</w:t>
      </w:r>
      <w:r>
        <w:t>指标按预设步长组织为动态任务批次，通过单一</w:t>
      </w:r>
      <w:r>
        <w:t>JSO</w:t>
      </w:r>
      <w:r>
        <w:rPr>
          <w:rFonts w:hint="eastAsia"/>
        </w:rPr>
        <w:t>N</w:t>
      </w:r>
      <w:r>
        <w:rPr>
          <w:rFonts w:hint="eastAsia"/>
        </w:rPr>
        <w:t>对象</w:t>
      </w:r>
      <w:r>
        <w:t>响应完成多字段并发抽取。系统先从</w:t>
      </w:r>
      <w:r>
        <w:t>RAG</w:t>
      </w:r>
      <w:r>
        <w:t>文本块库中为每个字段召回</w:t>
      </w:r>
      <w:r>
        <w:t>Top-K</w:t>
      </w:r>
      <w:r>
        <w:t>重排序证据，再将多组字段与其对应上下文合并为结构化提示输入大语言模型。提示词设计遵循高鲁棒性原则，</w:t>
      </w:r>
      <w:r>
        <w:rPr>
          <w:rFonts w:hint="eastAsia"/>
        </w:rPr>
        <w:t>设定的系统提示词</w:t>
      </w:r>
      <w:r>
        <w:t>明确约束模型仅基于给定证据抽取，禁止编造信息。每个字段经压缩后保留核心元数据，证据片段截取前</w:t>
      </w:r>
      <w:r>
        <w:t>1200</w:t>
      </w:r>
      <w:r>
        <w:t>字符并标注</w:t>
      </w:r>
      <w:r>
        <w:lastRenderedPageBreak/>
        <w:t>来源页码与得分</w:t>
      </w:r>
      <w:r>
        <w:rPr>
          <w:rFonts w:hint="eastAsia"/>
        </w:rPr>
        <w:t>，</w:t>
      </w:r>
      <w:r>
        <w:t>输出格式强制约束为</w:t>
      </w:r>
      <w:r>
        <w:t>JSON</w:t>
      </w:r>
      <w:r>
        <w:t>，温度参数设为</w:t>
      </w:r>
      <w:r>
        <w:t>0</w:t>
      </w:r>
      <w:r>
        <w:t>以消除随机性。对于未披露或证据不足的字段，系统通过标志位实现熔断，避免强行输出无效值。定量字段优先映射</w:t>
      </w:r>
      <w:r>
        <w:rPr>
          <w:rFonts w:hint="eastAsia"/>
        </w:rPr>
        <w:t>值、单位、年份</w:t>
      </w:r>
      <w:r>
        <w:t>三元组，定性字段输出语义摘要，实现定量与定性分流处理。</w:t>
      </w:r>
    </w:p>
    <w:p w14:paraId="0FE5E7B3" w14:textId="77777777" w:rsidR="00F464BC" w:rsidRDefault="00000000">
      <w:pPr>
        <w:pStyle w:val="af9"/>
        <w:jc w:val="left"/>
      </w:pPr>
      <w:r>
        <w:rPr>
          <w:rFonts w:hint="eastAsia"/>
        </w:rPr>
        <w:t>本方案还加入了数据质量检测指标，引入</w:t>
      </w:r>
      <w:r>
        <w:t>置信度评估</w:t>
      </w:r>
      <w:r>
        <w:rPr>
          <w:rFonts w:hint="eastAsia"/>
        </w:rPr>
        <w:t>，</w:t>
      </w:r>
      <w:r>
        <w:t>采用归一化纠偏策略</w:t>
      </w:r>
      <w:r>
        <w:rPr>
          <w:rFonts w:hint="eastAsia"/>
        </w:rPr>
        <w:t>，</w:t>
      </w:r>
      <w:r>
        <w:t>当模型输出置信度溢出预设边界时自动缩放到</w:t>
      </w:r>
      <w:r>
        <w:t>0</w:t>
      </w:r>
      <w:r>
        <w:t>至</w:t>
      </w:r>
      <w:r>
        <w:t>1</w:t>
      </w:r>
      <w:r>
        <w:t>区间。证据链得分模型从字段名匹配、数值命中、单位命中、年份命中、来源页码存在性及证据完整性六个维度加权评分，总分</w:t>
      </w:r>
      <w:r>
        <w:t>100</w:t>
      </w:r>
      <w:r>
        <w:t>分，低于</w:t>
      </w:r>
      <w:r>
        <w:t>50</w:t>
      </w:r>
      <w:r>
        <w:t>分的记录自动标记为弱证据链，提示人工重点复核。</w:t>
      </w:r>
    </w:p>
    <w:p w14:paraId="01F67DA5" w14:textId="77777777" w:rsidR="00F464BC" w:rsidRDefault="00000000">
      <w:pPr>
        <w:pStyle w:val="af9"/>
      </w:pPr>
      <w:r>
        <w:t>为控制成本与保障稳定性，系统设置报告级</w:t>
      </w:r>
      <w:r>
        <w:t>LLM</w:t>
      </w:r>
      <w:r>
        <w:t>调用次数硬上限。当累计调用频次逼近阈值时，自动终止后续批次请求，对剩余字段执行空结果降级填充并标注预算耗尽原因，将单份报告处理成本约束在可预期边界内</w:t>
      </w:r>
      <w:r>
        <w:rPr>
          <w:rFonts w:hint="eastAsia"/>
        </w:rPr>
        <w:t>，</w:t>
      </w:r>
      <w:r>
        <w:t>从而保障</w:t>
      </w:r>
      <w:r>
        <w:rPr>
          <w:rFonts w:hint="eastAsia"/>
        </w:rPr>
        <w:t>效率、消耗、与</w:t>
      </w:r>
      <w:r>
        <w:t>系统稳定性</w:t>
      </w:r>
      <w:r>
        <w:rPr>
          <w:rFonts w:hint="eastAsia"/>
        </w:rPr>
        <w:t>间的平衡，</w:t>
      </w:r>
      <w:r>
        <w:t>为大规模</w:t>
      </w:r>
      <w:r>
        <w:t>ESG</w:t>
      </w:r>
      <w:r>
        <w:t>报告批处理场景提供了可量化的服务质量保障边界。</w:t>
      </w:r>
    </w:p>
    <w:p w14:paraId="683EDE95" w14:textId="77777777" w:rsidR="00F464BC" w:rsidRDefault="00F464BC">
      <w:pPr>
        <w:pStyle w:val="af9"/>
      </w:pPr>
    </w:p>
    <w:p w14:paraId="4EEDEA73" w14:textId="77777777" w:rsidR="00F464BC" w:rsidRDefault="00F464BC">
      <w:pPr>
        <w:pStyle w:val="af9"/>
        <w:ind w:left="440" w:firstLineChars="0" w:firstLine="0"/>
        <w:jc w:val="center"/>
      </w:pPr>
    </w:p>
    <w:p w14:paraId="4C860B5C" w14:textId="77777777" w:rsidR="00F464BC" w:rsidRDefault="00000000">
      <w:pPr>
        <w:pStyle w:val="a0"/>
      </w:pPr>
      <w:r>
        <w:t>前端人机协同复核</w:t>
      </w:r>
      <w:r>
        <w:rPr>
          <w:rFonts w:hint="eastAsia"/>
        </w:rPr>
        <w:t>应用系统展示</w:t>
      </w:r>
    </w:p>
    <w:p w14:paraId="6C852174" w14:textId="77777777" w:rsidR="00F464BC" w:rsidRDefault="00000000">
      <w:pPr>
        <w:ind w:firstLine="420"/>
      </w:pPr>
      <w:r>
        <w:t>本系统在完成后端抽取的工程化封装之后，进一步开发了一套面向用户操作的前端交互平台，</w:t>
      </w:r>
      <w:r>
        <w:rPr>
          <w:rFonts w:hint="eastAsia"/>
        </w:rPr>
        <w:t>基于</w:t>
      </w:r>
      <w:r>
        <w:t>React</w:t>
      </w:r>
      <w:r>
        <w:t>框架，通过组件化架构将报告上传、任务监控、结果复核与数据导出四项核心功能有机整合于同一界面之中。该平台以</w:t>
      </w:r>
      <w:r>
        <w:t>FastAPI</w:t>
      </w:r>
      <w:r>
        <w:t>后端所暴露的</w:t>
      </w:r>
      <w:r>
        <w:t>RESTful</w:t>
      </w:r>
      <w:r>
        <w:t>接口为数据来源，采用轮询机制实时同步任务状态，从而为用户提供从</w:t>
      </w:r>
      <w:r>
        <w:t>PDF</w:t>
      </w:r>
      <w:r>
        <w:t>上传到结构化结果落盘的全流程可视化操作体验</w:t>
      </w:r>
      <w:r>
        <w:rPr>
          <w:rFonts w:hint="eastAsia"/>
        </w:rPr>
        <w:t>。本方案所开发的系统部署于阿里云服务器，</w:t>
      </w:r>
      <w:r>
        <w:rPr>
          <w:rFonts w:hint="eastAsia"/>
          <w:highlight w:val="yellow"/>
        </w:rPr>
        <w:t>域名为。。。</w:t>
      </w:r>
    </w:p>
    <w:p w14:paraId="1074941B" w14:textId="77777777" w:rsidR="00F464BC" w:rsidRDefault="00000000">
      <w:pPr>
        <w:ind w:firstLine="420"/>
      </w:pPr>
      <w:r>
        <w:t>平台整体采用顶栏导航与左侧边栏双</w:t>
      </w:r>
      <w:r>
        <w:rPr>
          <w:rFonts w:hint="eastAsia"/>
        </w:rPr>
        <w:t>栏目</w:t>
      </w:r>
      <w:r>
        <w:t>的布局范式，顶栏固定展示</w:t>
      </w:r>
      <w:r>
        <w:rPr>
          <w:rFonts w:hint="eastAsia"/>
        </w:rPr>
        <w:t>Logo</w:t>
      </w:r>
      <w:r>
        <w:t>与总览、报告管理、结果复核、指标对比、导出中心</w:t>
      </w:r>
      <w:r>
        <w:rPr>
          <w:rFonts w:hint="eastAsia"/>
        </w:rPr>
        <w:t>这</w:t>
      </w:r>
      <w:r>
        <w:t>五大功能入口，左侧边栏提供与顶栏对等的快速跳转路径，两者协同</w:t>
      </w:r>
      <w:r>
        <w:rPr>
          <w:rFonts w:hint="eastAsia"/>
        </w:rPr>
        <w:t>，</w:t>
      </w:r>
      <w:r>
        <w:t>构成用户在不同工作场景之间切换的主要</w:t>
      </w:r>
      <w:r>
        <w:rPr>
          <w:rFonts w:hint="eastAsia"/>
        </w:rPr>
        <w:t>选项卡</w:t>
      </w:r>
      <w:r>
        <w:t>。总览页面在页面顶部以四格卡片形式呈现系统关键运行指标，依次为历史报告任务总量、已成功完成的任务数量、失败或被跳过的任务数量，以及当前报告内待复核字段数量与平均置信度。总览页面下方同步展示最近八条任务的摘要列表，用户可单击任意条目直接跳转至该报告的复核界面，实现了信息汇总与操作入口的就近聚合。上述统计量均基于前端状态实时计算而得，任务列表每</w:t>
      </w:r>
      <w:r>
        <w:rPr>
          <w:rFonts w:hint="eastAsia"/>
        </w:rPr>
        <w:t>4</w:t>
      </w:r>
      <w:r>
        <w:t>秒触发一次后端轮询以保持数据同步。系统状态消息以副标题形式实时渲染于页面标题区，使操作反馈得以在不打断用户视线流的前提下完成传达。</w:t>
      </w:r>
    </w:p>
    <w:p w14:paraId="4F427E13" w14:textId="77777777" w:rsidR="00F464BC" w:rsidRDefault="00000000">
      <w:pPr>
        <w:ind w:firstLineChars="0" w:firstLine="0"/>
      </w:pPr>
      <w:r>
        <w:rPr>
          <w:noProof/>
        </w:rPr>
        <w:lastRenderedPageBreak/>
        <w:drawing>
          <wp:inline distT="0" distB="0" distL="0" distR="0" wp14:anchorId="5E501320" wp14:editId="40FA8F63">
            <wp:extent cx="5278120" cy="2681605"/>
            <wp:effectExtent l="0" t="0" r="0" b="4445"/>
            <wp:docPr id="1937474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4185" name="图片 1"/>
                    <pic:cNvPicPr>
                      <a:picLocks noChangeAspect="1"/>
                    </pic:cNvPicPr>
                  </pic:nvPicPr>
                  <pic:blipFill>
                    <a:blip r:embed="rId50"/>
                    <a:stretch>
                      <a:fillRect/>
                    </a:stretch>
                  </pic:blipFill>
                  <pic:spPr>
                    <a:xfrm>
                      <a:off x="0" y="0"/>
                      <a:ext cx="5278120" cy="2681605"/>
                    </a:xfrm>
                    <a:prstGeom prst="rect">
                      <a:avLst/>
                    </a:prstGeom>
                  </pic:spPr>
                </pic:pic>
              </a:graphicData>
            </a:graphic>
          </wp:inline>
        </w:drawing>
      </w:r>
    </w:p>
    <w:p w14:paraId="4197BEA7" w14:textId="77777777" w:rsidR="00F464BC" w:rsidRDefault="00000000">
      <w:pPr>
        <w:ind w:firstLine="420"/>
      </w:pPr>
      <w:r>
        <w:t>顶栏右侧设有全局搜索框，支持对指标名称、证据文本与字段键值的跨维度模糊匹配，为用户在大规模抽取结果中定位目标字段提供了必要的检索入口</w:t>
      </w:r>
      <w:r>
        <w:rPr>
          <w:rFonts w:hint="eastAsia"/>
        </w:rPr>
        <w:t>，能够满足提升用户对多指标、多维度的检索需求，提升查询效率</w:t>
      </w:r>
      <w:r>
        <w:t>。</w:t>
      </w:r>
    </w:p>
    <w:p w14:paraId="6FEA9E80" w14:textId="77777777" w:rsidR="00F464BC" w:rsidRDefault="00000000">
      <w:pPr>
        <w:ind w:firstLineChars="0" w:firstLine="0"/>
      </w:pPr>
      <w:r>
        <w:rPr>
          <w:noProof/>
        </w:rPr>
        <w:drawing>
          <wp:inline distT="0" distB="0" distL="0" distR="0" wp14:anchorId="675B9DDB" wp14:editId="40C3D30B">
            <wp:extent cx="5278120" cy="2710180"/>
            <wp:effectExtent l="0" t="0" r="0" b="0"/>
            <wp:docPr id="972260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0693" name="图片 1"/>
                    <pic:cNvPicPr>
                      <a:picLocks noChangeAspect="1"/>
                    </pic:cNvPicPr>
                  </pic:nvPicPr>
                  <pic:blipFill>
                    <a:blip r:embed="rId51"/>
                    <a:stretch>
                      <a:fillRect/>
                    </a:stretch>
                  </pic:blipFill>
                  <pic:spPr>
                    <a:xfrm>
                      <a:off x="0" y="0"/>
                      <a:ext cx="5278120" cy="2710180"/>
                    </a:xfrm>
                    <a:prstGeom prst="rect">
                      <a:avLst/>
                    </a:prstGeom>
                  </pic:spPr>
                </pic:pic>
              </a:graphicData>
            </a:graphic>
          </wp:inline>
        </w:drawing>
      </w:r>
    </w:p>
    <w:p w14:paraId="55FCE08A" w14:textId="77777777" w:rsidR="00F464BC" w:rsidRDefault="00000000">
      <w:pPr>
        <w:ind w:firstLine="420"/>
      </w:pPr>
      <w:r>
        <w:t>值得注意的是，系统对失败</w:t>
      </w:r>
      <w:r>
        <w:rPr>
          <w:rFonts w:hint="eastAsia"/>
        </w:rPr>
        <w:t>和</w:t>
      </w:r>
      <w:r>
        <w:t>跳过类任务设置了专属的橙色预警样式，与正常完成状态形成视觉区分，并将跳过原因通过中文化翻译逻辑映射为可读提示</w:t>
      </w:r>
      <w:r>
        <w:rPr>
          <w:rFonts w:hint="eastAsia"/>
        </w:rPr>
        <w:t>，</w:t>
      </w:r>
      <w:r>
        <w:t>从而使异常输入处理结果对非技术用户保持透明</w:t>
      </w:r>
      <w:r>
        <w:rPr>
          <w:rFonts w:hint="eastAsia"/>
        </w:rPr>
        <w:t>，清晰明了</w:t>
      </w:r>
      <w:r>
        <w:t>。</w:t>
      </w:r>
    </w:p>
    <w:p w14:paraId="45ADE7D6" w14:textId="77777777" w:rsidR="00F464BC" w:rsidRDefault="00F464BC">
      <w:pPr>
        <w:ind w:firstLineChars="0" w:firstLine="0"/>
      </w:pPr>
    </w:p>
    <w:p w14:paraId="356A84C7" w14:textId="77777777" w:rsidR="00F464BC" w:rsidRDefault="00000000">
      <w:pPr>
        <w:pStyle w:val="gao"/>
        <w:rPr>
          <w:rFonts w:hint="eastAsia"/>
        </w:rPr>
      </w:pPr>
      <w:r>
        <w:t>报告管理模块</w:t>
      </w:r>
    </w:p>
    <w:p w14:paraId="3A6E6BA7" w14:textId="77777777" w:rsidR="00F464BC" w:rsidRDefault="00000000">
      <w:pPr>
        <w:ind w:firstLine="420"/>
      </w:pPr>
      <w:r>
        <w:t>报告管理页面承担批量</w:t>
      </w:r>
      <w:r>
        <w:t>PDF</w:t>
      </w:r>
      <w:r>
        <w:t>上传与任务生命周期管理的职责。系统通过隐藏的文件选择控件支持多文件同时上传，并将多份</w:t>
      </w:r>
      <w:r>
        <w:t>PDF</w:t>
      </w:r>
      <w:r>
        <w:t>以批量接口一次性提交至后端，由</w:t>
      </w:r>
      <w:r>
        <w:t>FastAPI</w:t>
      </w:r>
      <w:r>
        <w:t>为每份报告独立创建异步抽取任务。</w:t>
      </w:r>
    </w:p>
    <w:p w14:paraId="51AB71B5" w14:textId="77777777" w:rsidR="00F464BC" w:rsidRDefault="00000000">
      <w:pPr>
        <w:ind w:firstLineChars="0" w:firstLine="0"/>
      </w:pPr>
      <w:r>
        <w:rPr>
          <w:noProof/>
        </w:rPr>
        <w:lastRenderedPageBreak/>
        <w:drawing>
          <wp:inline distT="0" distB="0" distL="0" distR="0" wp14:anchorId="338429D5" wp14:editId="7045AC3D">
            <wp:extent cx="5278120" cy="2659380"/>
            <wp:effectExtent l="0" t="0" r="0" b="7620"/>
            <wp:docPr id="206600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03945" name="图片 1"/>
                    <pic:cNvPicPr>
                      <a:picLocks noChangeAspect="1"/>
                    </pic:cNvPicPr>
                  </pic:nvPicPr>
                  <pic:blipFill>
                    <a:blip r:embed="rId52"/>
                    <a:stretch>
                      <a:fillRect/>
                    </a:stretch>
                  </pic:blipFill>
                  <pic:spPr>
                    <a:xfrm>
                      <a:off x="0" y="0"/>
                      <a:ext cx="5278120" cy="2659380"/>
                    </a:xfrm>
                    <a:prstGeom prst="rect">
                      <a:avLst/>
                    </a:prstGeom>
                  </pic:spPr>
                </pic:pic>
              </a:graphicData>
            </a:graphic>
          </wp:inline>
        </w:drawing>
      </w:r>
    </w:p>
    <w:p w14:paraId="3B2AB04A" w14:textId="77777777" w:rsidR="00F464BC" w:rsidRDefault="00000000">
      <w:pPr>
        <w:ind w:firstLine="420"/>
      </w:pPr>
      <w:r>
        <w:t>任务列表各列依次展示文件名、当前状态徽章、处理模式、最后更新时间、中文化跳过原因及操作按钮组。系统针对重复上传场景实现了</w:t>
      </w:r>
      <w:r>
        <w:t>SHA-256</w:t>
      </w:r>
      <w:r>
        <w:t>哈希校验，当检测到历史任务已处理同一份报告时，后端返回</w:t>
      </w:r>
      <w:r>
        <w:t>409</w:t>
      </w:r>
      <w:r>
        <w:t>冲突状态码，前端随即解析结构化错误体并向用户呈现原任务编号与状态，从而避免冗余计算资源的浪费</w:t>
      </w:r>
      <w:r>
        <w:rPr>
          <w:rFonts w:hint="eastAsia"/>
        </w:rPr>
        <w:t>，也提示用户，减少用户的重复工作量</w:t>
      </w:r>
      <w:r>
        <w:t>。</w:t>
      </w:r>
    </w:p>
    <w:p w14:paraId="3C3C283C" w14:textId="77777777" w:rsidR="00F464BC" w:rsidRDefault="00000000">
      <w:pPr>
        <w:ind w:firstLine="420"/>
      </w:pPr>
      <w:r>
        <w:t>任务列表支持按完成状态、运行状态与失败状态三类标签进行筛选，配合顶栏搜索框可在数十份历史任务中快速定位目标报告。此外，系统为每条任务提供独立的</w:t>
      </w:r>
      <w:r>
        <w:rPr>
          <w:rFonts w:hint="eastAsia"/>
        </w:rPr>
        <w:t>“</w:t>
      </w:r>
      <w:r>
        <w:t>重跑</w:t>
      </w:r>
      <w:r>
        <w:rPr>
          <w:rFonts w:hint="eastAsia"/>
        </w:rPr>
        <w:t>”</w:t>
      </w:r>
      <w:r>
        <w:t>与</w:t>
      </w:r>
      <w:r>
        <w:rPr>
          <w:rFonts w:hint="eastAsia"/>
        </w:rPr>
        <w:t>“</w:t>
      </w:r>
      <w:r>
        <w:t>删除</w:t>
      </w:r>
      <w:r>
        <w:rPr>
          <w:rFonts w:hint="eastAsia"/>
        </w:rPr>
        <w:t>”</w:t>
      </w:r>
      <w:r>
        <w:t>操作，前者将任务状态重置为排队并重新触发后端流水线，后者则在用户二次确认后级联清理上传文件与输出目录，保障存储资源的有序回收。</w:t>
      </w:r>
    </w:p>
    <w:p w14:paraId="793EE388" w14:textId="77777777" w:rsidR="00F464BC" w:rsidRDefault="00000000">
      <w:pPr>
        <w:pStyle w:val="gao"/>
        <w:rPr>
          <w:rFonts w:hint="eastAsia"/>
        </w:rPr>
      </w:pPr>
      <w:r>
        <w:t>结果复核模块</w:t>
      </w:r>
    </w:p>
    <w:p w14:paraId="3871B634" w14:textId="280E885D" w:rsidR="00F464BC" w:rsidRDefault="00000000">
      <w:pPr>
        <w:ind w:firstLine="420"/>
      </w:pPr>
      <w:r>
        <w:rPr>
          <w:rFonts w:hint="eastAsia"/>
        </w:rPr>
        <w:t>结果复核页面是系统核心工作界面，采用左右分栏布局：左侧为字段列表面板，右侧为单字段证据预览与编辑面板。字段列表以表格形式呈现所有</w:t>
      </w:r>
      <w:r>
        <w:rPr>
          <w:rFonts w:hint="eastAsia"/>
        </w:rPr>
        <w:t>60</w:t>
      </w:r>
      <w:r>
        <w:rPr>
          <w:rFonts w:hint="eastAsia"/>
        </w:rPr>
        <w:t>个预定义</w:t>
      </w:r>
      <w:r>
        <w:rPr>
          <w:rFonts w:hint="eastAsia"/>
        </w:rPr>
        <w:t>ESG</w:t>
      </w:r>
      <w:r>
        <w:rPr>
          <w:rFonts w:hint="eastAsia"/>
        </w:rPr>
        <w:t>字段的抽取结果，各行依次展示</w:t>
      </w:r>
      <w:r>
        <w:rPr>
          <w:rFonts w:hint="eastAsia"/>
        </w:rPr>
        <w:t>E</w:t>
      </w:r>
      <w:r>
        <w:rPr>
          <w:rFonts w:hint="eastAsia"/>
        </w:rPr>
        <w:t>、</w:t>
      </w:r>
      <w:r>
        <w:rPr>
          <w:rFonts w:hint="eastAsia"/>
        </w:rPr>
        <w:t>S</w:t>
      </w:r>
      <w:r>
        <w:rPr>
          <w:rFonts w:hint="eastAsia"/>
        </w:rPr>
        <w:t>、</w:t>
      </w:r>
      <w:r>
        <w:rPr>
          <w:rFonts w:hint="eastAsia"/>
        </w:rPr>
        <w:t>G</w:t>
      </w:r>
      <w:r>
        <w:rPr>
          <w:rFonts w:hint="eastAsia"/>
        </w:rPr>
        <w:t>维度分类</w:t>
      </w:r>
      <w:r w:rsidR="00BF55D1">
        <w:rPr>
          <w:rFonts w:hint="eastAsia"/>
        </w:rPr>
        <w:t>，</w:t>
      </w:r>
      <w:r>
        <w:rPr>
          <w:rFonts w:hint="eastAsia"/>
        </w:rPr>
        <w:t>指标名称、抽取值、置信度进度条及当前复核状态徽章。置信度以百分比数值配合色彩区分的进度条可视化表达。低于</w:t>
      </w:r>
      <w:r>
        <w:rPr>
          <w:rFonts w:hint="eastAsia"/>
        </w:rPr>
        <w:t>70%</w:t>
      </w:r>
      <w:r>
        <w:rPr>
          <w:rFonts w:hint="eastAsia"/>
        </w:rPr>
        <w:t>阈值的字段触发橙色预警渲染，提示人工重点核查。系统支持按复核状态多维筛选，并与全局搜索联动，使审核人员能够优先处理高风险字段。</w:t>
      </w:r>
    </w:p>
    <w:p w14:paraId="3C26D211" w14:textId="77777777" w:rsidR="00F464BC" w:rsidRDefault="00000000">
      <w:pPr>
        <w:ind w:firstLineChars="0" w:firstLine="0"/>
        <w:jc w:val="center"/>
      </w:pPr>
      <w:r>
        <w:rPr>
          <w:noProof/>
        </w:rPr>
        <w:lastRenderedPageBreak/>
        <w:drawing>
          <wp:inline distT="0" distB="0" distL="0" distR="0" wp14:anchorId="3BED9486" wp14:editId="2467B5F8">
            <wp:extent cx="5278120" cy="2723515"/>
            <wp:effectExtent l="0" t="0" r="0" b="635"/>
            <wp:docPr id="80017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5339" name="图片 1"/>
                    <pic:cNvPicPr>
                      <a:picLocks noChangeAspect="1"/>
                    </pic:cNvPicPr>
                  </pic:nvPicPr>
                  <pic:blipFill>
                    <a:blip r:embed="rId53"/>
                    <a:stretch>
                      <a:fillRect/>
                    </a:stretch>
                  </pic:blipFill>
                  <pic:spPr>
                    <a:xfrm>
                      <a:off x="0" y="0"/>
                      <a:ext cx="5278120" cy="2723515"/>
                    </a:xfrm>
                    <a:prstGeom prst="rect">
                      <a:avLst/>
                    </a:prstGeom>
                  </pic:spPr>
                </pic:pic>
              </a:graphicData>
            </a:graphic>
          </wp:inline>
        </w:drawing>
      </w:r>
    </w:p>
    <w:p w14:paraId="29ED3254" w14:textId="77777777" w:rsidR="00F464BC" w:rsidRDefault="00000000">
      <w:pPr>
        <w:ind w:firstLineChars="0" w:firstLine="0"/>
        <w:jc w:val="center"/>
      </w:pPr>
      <w:r>
        <w:rPr>
          <w:noProof/>
        </w:rPr>
        <w:drawing>
          <wp:inline distT="0" distB="0" distL="0" distR="0" wp14:anchorId="39BCA40A" wp14:editId="14EDEF46">
            <wp:extent cx="5278120" cy="2700655"/>
            <wp:effectExtent l="0" t="0" r="0" b="4445"/>
            <wp:docPr id="1934952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2937" name="图片 1"/>
                    <pic:cNvPicPr>
                      <a:picLocks noChangeAspect="1"/>
                    </pic:cNvPicPr>
                  </pic:nvPicPr>
                  <pic:blipFill>
                    <a:blip r:embed="rId54"/>
                    <a:stretch>
                      <a:fillRect/>
                    </a:stretch>
                  </pic:blipFill>
                  <pic:spPr>
                    <a:xfrm>
                      <a:off x="0" y="0"/>
                      <a:ext cx="5278120" cy="2700655"/>
                    </a:xfrm>
                    <a:prstGeom prst="rect">
                      <a:avLst/>
                    </a:prstGeom>
                  </pic:spPr>
                </pic:pic>
              </a:graphicData>
            </a:graphic>
          </wp:inline>
        </w:drawing>
      </w:r>
    </w:p>
    <w:p w14:paraId="58634D68" w14:textId="77777777" w:rsidR="00F464BC" w:rsidRDefault="00000000">
      <w:pPr>
        <w:ind w:firstLine="420"/>
      </w:pPr>
      <w:r>
        <w:rPr>
          <w:rFonts w:hint="eastAsia"/>
        </w:rPr>
        <w:t>右侧证据面板在用户点击字段后动态渲染该字段的详细抽取上下文，依次展示抽取值与单位年份、包含来源页码的原文短证据、大语言模型返回的证据原文，以及可展开的完整</w:t>
      </w:r>
      <w:r>
        <w:rPr>
          <w:rFonts w:hint="eastAsia"/>
        </w:rPr>
        <w:t>RAG</w:t>
      </w:r>
      <w:r>
        <w:rPr>
          <w:rFonts w:hint="eastAsia"/>
        </w:rPr>
        <w:t>召回上下文列表。用户可点击“编辑”按钮进入内联表单模式，对值、单位、年份与证据字段逐项修正，修正完成后提交“保存修改”操作，系统将以</w:t>
      </w:r>
      <w:r>
        <w:rPr>
          <w:rFonts w:hint="eastAsia"/>
        </w:rPr>
        <w:t>Edited</w:t>
      </w:r>
      <w:r>
        <w:rPr>
          <w:rFonts w:hint="eastAsia"/>
        </w:rPr>
        <w:t>状态写入后端复核记录并实时刷新字段列表。“确认”与“驳回”操作执行后，系统自动识别当前报告中下一条状态为待审核，且行号靠后的字段并跳转聚焦，从而将人工复核流程压缩为键鼠连续操作的流水线模式，显著降低单字段审核的交互成本。</w:t>
      </w:r>
    </w:p>
    <w:p w14:paraId="7F1C1310" w14:textId="77777777" w:rsidR="00F464BC" w:rsidRDefault="00000000">
      <w:pPr>
        <w:ind w:firstLineChars="0" w:firstLine="0"/>
      </w:pPr>
      <w:r>
        <w:rPr>
          <w:noProof/>
        </w:rPr>
        <w:lastRenderedPageBreak/>
        <w:drawing>
          <wp:inline distT="0" distB="0" distL="0" distR="0" wp14:anchorId="07010987" wp14:editId="4DD74341">
            <wp:extent cx="5278120" cy="2698115"/>
            <wp:effectExtent l="0" t="0" r="0" b="6985"/>
            <wp:docPr id="825555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5221" name="图片 1"/>
                    <pic:cNvPicPr>
                      <a:picLocks noChangeAspect="1"/>
                    </pic:cNvPicPr>
                  </pic:nvPicPr>
                  <pic:blipFill>
                    <a:blip r:embed="rId55"/>
                    <a:stretch>
                      <a:fillRect/>
                    </a:stretch>
                  </pic:blipFill>
                  <pic:spPr>
                    <a:xfrm>
                      <a:off x="0" y="0"/>
                      <a:ext cx="5278120" cy="2698115"/>
                    </a:xfrm>
                    <a:prstGeom prst="rect">
                      <a:avLst/>
                    </a:prstGeom>
                  </pic:spPr>
                </pic:pic>
              </a:graphicData>
            </a:graphic>
          </wp:inline>
        </w:drawing>
      </w:r>
    </w:p>
    <w:p w14:paraId="53B2F806" w14:textId="77777777" w:rsidR="00F464BC" w:rsidRDefault="00000000">
      <w:pPr>
        <w:pStyle w:val="gao"/>
        <w:rPr>
          <w:rFonts w:hint="eastAsia"/>
        </w:rPr>
      </w:pPr>
      <w:r>
        <w:t>指标对比与导出模块</w:t>
      </w:r>
    </w:p>
    <w:p w14:paraId="635FE270" w14:textId="77777777" w:rsidR="00F464BC" w:rsidRDefault="00000000">
      <w:pPr>
        <w:ind w:firstLine="420"/>
      </w:pPr>
      <w:r>
        <w:rPr>
          <w:rFonts w:hint="eastAsia"/>
        </w:rPr>
        <w:t>指标对比页面允许用户从当前报告的抽取结果中选取任意字段，以表格形式横向呈现该字段的抽取值、单位、年份及置信度，为同一指标在不同报告间的纵向比对提供数据底座，后续可扩展为跨报告聚合视图。</w:t>
      </w:r>
    </w:p>
    <w:p w14:paraId="1AA0FEC6" w14:textId="77777777" w:rsidR="00F464BC" w:rsidRDefault="00000000">
      <w:pPr>
        <w:ind w:firstLineChars="0" w:firstLine="0"/>
      </w:pPr>
      <w:r>
        <w:rPr>
          <w:noProof/>
        </w:rPr>
        <w:drawing>
          <wp:inline distT="0" distB="0" distL="0" distR="0" wp14:anchorId="563BEBD4" wp14:editId="53D30E57">
            <wp:extent cx="5278120" cy="2705735"/>
            <wp:effectExtent l="0" t="0" r="0" b="0"/>
            <wp:docPr id="39193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31518" name="图片 1"/>
                    <pic:cNvPicPr>
                      <a:picLocks noChangeAspect="1"/>
                    </pic:cNvPicPr>
                  </pic:nvPicPr>
                  <pic:blipFill>
                    <a:blip r:embed="rId56"/>
                    <a:stretch>
                      <a:fillRect/>
                    </a:stretch>
                  </pic:blipFill>
                  <pic:spPr>
                    <a:xfrm>
                      <a:off x="0" y="0"/>
                      <a:ext cx="5278120" cy="2705735"/>
                    </a:xfrm>
                    <a:prstGeom prst="rect">
                      <a:avLst/>
                    </a:prstGeom>
                  </pic:spPr>
                </pic:pic>
              </a:graphicData>
            </a:graphic>
          </wp:inline>
        </w:drawing>
      </w:r>
    </w:p>
    <w:p w14:paraId="1573C7D2" w14:textId="77777777" w:rsidR="00F464BC" w:rsidRDefault="00000000">
      <w:pPr>
        <w:ind w:firstLineChars="0" w:firstLine="0"/>
      </w:pPr>
      <w:r>
        <w:rPr>
          <w:noProof/>
        </w:rPr>
        <w:lastRenderedPageBreak/>
        <w:drawing>
          <wp:inline distT="0" distB="0" distL="0" distR="0" wp14:anchorId="62D9EFC7" wp14:editId="5DD08CC4">
            <wp:extent cx="5278120" cy="2687955"/>
            <wp:effectExtent l="0" t="0" r="0" b="0"/>
            <wp:docPr id="6575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862" name="图片 1"/>
                    <pic:cNvPicPr>
                      <a:picLocks noChangeAspect="1"/>
                    </pic:cNvPicPr>
                  </pic:nvPicPr>
                  <pic:blipFill>
                    <a:blip r:embed="rId57"/>
                    <a:stretch>
                      <a:fillRect/>
                    </a:stretch>
                  </pic:blipFill>
                  <pic:spPr>
                    <a:xfrm>
                      <a:off x="0" y="0"/>
                      <a:ext cx="5278120" cy="2687955"/>
                    </a:xfrm>
                    <a:prstGeom prst="rect">
                      <a:avLst/>
                    </a:prstGeom>
                  </pic:spPr>
                </pic:pic>
              </a:graphicData>
            </a:graphic>
          </wp:inline>
        </w:drawing>
      </w:r>
    </w:p>
    <w:p w14:paraId="0124722E" w14:textId="77777777" w:rsidR="00F464BC" w:rsidRDefault="00000000">
      <w:pPr>
        <w:ind w:firstLine="420"/>
      </w:pPr>
      <w:r>
        <w:rPr>
          <w:rFonts w:hint="eastAsia"/>
        </w:rPr>
        <w:t>导出中心页面以任务列表为索引，为每份已成功完成的报告提供独立的</w:t>
      </w:r>
      <w:r>
        <w:rPr>
          <w:rFonts w:hint="eastAsia"/>
        </w:rPr>
        <w:t>CSV</w:t>
      </w:r>
      <w:r>
        <w:rPr>
          <w:rFonts w:hint="eastAsia"/>
        </w:rPr>
        <w:t>下载按钮，所下载文件包含原始抽取值、复核后的修正值、复核状态与证据来源等字段，形成可直接用于后续统计分析的结构化数据产品。对于失败或仍在处理中的任务，导出按钮处于禁用状态，从而在交互层面强制保障数据完整性。</w:t>
      </w:r>
    </w:p>
    <w:p w14:paraId="62362ABD" w14:textId="77777777" w:rsidR="00F464BC" w:rsidRDefault="00000000">
      <w:pPr>
        <w:ind w:firstLineChars="0" w:firstLine="0"/>
      </w:pPr>
      <w:r>
        <w:rPr>
          <w:noProof/>
        </w:rPr>
        <w:drawing>
          <wp:inline distT="0" distB="0" distL="0" distR="0" wp14:anchorId="24B5357D" wp14:editId="56D1C0AB">
            <wp:extent cx="5278120" cy="2689225"/>
            <wp:effectExtent l="0" t="0" r="0" b="0"/>
            <wp:docPr id="387939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9991" name="图片 1"/>
                    <pic:cNvPicPr>
                      <a:picLocks noChangeAspect="1"/>
                    </pic:cNvPicPr>
                  </pic:nvPicPr>
                  <pic:blipFill>
                    <a:blip r:embed="rId58"/>
                    <a:stretch>
                      <a:fillRect/>
                    </a:stretch>
                  </pic:blipFill>
                  <pic:spPr>
                    <a:xfrm>
                      <a:off x="0" y="0"/>
                      <a:ext cx="5278120" cy="2689225"/>
                    </a:xfrm>
                    <a:prstGeom prst="rect">
                      <a:avLst/>
                    </a:prstGeom>
                  </pic:spPr>
                </pic:pic>
              </a:graphicData>
            </a:graphic>
          </wp:inline>
        </w:drawing>
      </w:r>
    </w:p>
    <w:p w14:paraId="1ED803C8" w14:textId="77777777" w:rsidR="00F464BC" w:rsidRDefault="00000000">
      <w:pPr>
        <w:ind w:firstLine="420"/>
      </w:pPr>
      <w:r>
        <w:rPr>
          <w:rFonts w:hint="eastAsia"/>
        </w:rPr>
        <w:t>综上，</w:t>
      </w:r>
      <w:r>
        <w:t>该前端平台通过组件化架构将后端抽取能力封装为直观的任务管理与字段复核工作流，以</w:t>
      </w:r>
      <w:r>
        <w:t>RESTful</w:t>
      </w:r>
      <w:r>
        <w:t>接口实现前后端松耦合，有效弥合算法系统与终端</w:t>
      </w:r>
      <w:r>
        <w:rPr>
          <w:rFonts w:hint="eastAsia"/>
        </w:rPr>
        <w:t>非技术</w:t>
      </w:r>
      <w:r>
        <w:t>用户之间的操作鸿沟。平台部署于云服务器，支持多报告批量上传、实时状态监控及结构化数据导出，使</w:t>
      </w:r>
      <w:r>
        <w:t>ESG</w:t>
      </w:r>
      <w:r>
        <w:t>报告的信息抽取技术转化为可面向监管合规、投资决策及企业</w:t>
      </w:r>
      <w:r>
        <w:t>ESG</w:t>
      </w:r>
      <w:r>
        <w:t>治理等多元业务场景的标准化数据生产工具，显著降低非技术用户的使用门槛，提升大规模报告处理的工程落地效率与业务适配性。</w:t>
      </w:r>
    </w:p>
    <w:p w14:paraId="40FC7DB8" w14:textId="77777777" w:rsidR="00F464BC" w:rsidRDefault="00F464BC">
      <w:pPr>
        <w:ind w:firstLine="420"/>
        <w:jc w:val="center"/>
      </w:pPr>
    </w:p>
    <w:p w14:paraId="446E29B5" w14:textId="77777777" w:rsidR="00F464BC" w:rsidRDefault="00000000">
      <w:pPr>
        <w:pStyle w:val="a"/>
      </w:pPr>
      <w:r>
        <w:rPr>
          <w:rFonts w:hint="eastAsia"/>
        </w:rPr>
        <w:lastRenderedPageBreak/>
        <w:t>应用价值</w:t>
      </w:r>
    </w:p>
    <w:p w14:paraId="74D1D4E8" w14:textId="77777777" w:rsidR="00F464BC" w:rsidRDefault="00000000">
      <w:pPr>
        <w:pStyle w:val="a0"/>
        <w:rPr>
          <w:lang w:val="zh-CN"/>
        </w:rPr>
      </w:pPr>
      <w:r>
        <w:rPr>
          <w:rFonts w:hint="eastAsia"/>
          <w:lang w:val="zh-CN"/>
        </w:rPr>
        <w:t>经济效益</w:t>
      </w:r>
    </w:p>
    <w:p w14:paraId="3D78E391" w14:textId="77777777" w:rsidR="00F464BC" w:rsidRDefault="00000000">
      <w:pPr>
        <w:pStyle w:val="gao"/>
        <w:ind w:left="425" w:hanging="425"/>
        <w:rPr>
          <w:rFonts w:hint="eastAsia"/>
        </w:rPr>
      </w:pPr>
      <w:r>
        <w:rPr>
          <w:rFonts w:hint="eastAsia"/>
        </w:rPr>
        <w:t>降低管理成本，提高工作效率</w:t>
      </w:r>
    </w:p>
    <w:p w14:paraId="234B3E50" w14:textId="77777777" w:rsidR="00F464BC" w:rsidRDefault="00000000">
      <w:pPr>
        <w:ind w:firstLine="420"/>
        <w:rPr>
          <w:lang w:val="zh-CN"/>
        </w:rPr>
      </w:pPr>
      <w:r>
        <w:rPr>
          <w:rFonts w:hint="eastAsia"/>
          <w:lang w:val="zh-CN"/>
        </w:rPr>
        <w:t>目前，企业在编制</w:t>
      </w:r>
      <w:r>
        <w:rPr>
          <w:rFonts w:hint="eastAsia"/>
          <w:lang w:val="zh-CN"/>
        </w:rPr>
        <w:t>ESG</w:t>
      </w:r>
      <w:r>
        <w:rPr>
          <w:rFonts w:hint="eastAsia"/>
          <w:lang w:val="zh-CN"/>
        </w:rPr>
        <w:t>报告、整理历史数据和开展内部管理时，仍需要大量人工查阅</w:t>
      </w:r>
      <w:r>
        <w:rPr>
          <w:rFonts w:hint="eastAsia"/>
          <w:lang w:val="zh-CN"/>
        </w:rPr>
        <w:t>PDF</w:t>
      </w:r>
      <w:r>
        <w:rPr>
          <w:rFonts w:hint="eastAsia"/>
          <w:lang w:val="zh-CN"/>
        </w:rPr>
        <w:t>报告并录入数据，</w:t>
      </w:r>
      <w:r>
        <w:rPr>
          <w:rFonts w:hint="eastAsia"/>
        </w:rPr>
        <w:t>存在</w:t>
      </w:r>
      <w:r>
        <w:rPr>
          <w:rFonts w:hint="eastAsia"/>
          <w:lang w:val="zh-CN"/>
        </w:rPr>
        <w:t>工作量大、效率较低</w:t>
      </w:r>
      <w:r>
        <w:rPr>
          <w:rFonts w:hint="eastAsia"/>
        </w:rPr>
        <w:t>等问题</w:t>
      </w:r>
      <w:r>
        <w:rPr>
          <w:rFonts w:hint="eastAsia"/>
          <w:lang w:val="zh-CN"/>
        </w:rPr>
        <w:t>。本方案能够自动完成</w:t>
      </w:r>
      <w:r>
        <w:rPr>
          <w:rFonts w:hint="eastAsia"/>
          <w:lang w:val="zh-CN"/>
        </w:rPr>
        <w:t>ESG</w:t>
      </w:r>
      <w:r>
        <w:rPr>
          <w:rFonts w:hint="eastAsia"/>
          <w:lang w:val="zh-CN"/>
        </w:rPr>
        <w:t>报告解析和关键指标提取，将分散在不同页面中的环境、社会和治理信息整理为统一的结构化数据，减少人工整理工作，提高数据处理效率。系统支持文档自动筛选、页面智能识别、字段自动提取和人工复核等功能，</w:t>
      </w:r>
      <w:r>
        <w:rPr>
          <w:rFonts w:hint="eastAsia"/>
        </w:rPr>
        <w:t>可以</w:t>
      </w:r>
      <w:r>
        <w:rPr>
          <w:rFonts w:hint="eastAsia"/>
          <w:lang w:val="zh-CN"/>
        </w:rPr>
        <w:t>帮助企业快速建立</w:t>
      </w:r>
      <w:r>
        <w:rPr>
          <w:rFonts w:hint="eastAsia"/>
          <w:lang w:val="zh-CN"/>
        </w:rPr>
        <w:t>ESG</w:t>
      </w:r>
      <w:r>
        <w:rPr>
          <w:rFonts w:hint="eastAsia"/>
          <w:lang w:val="zh-CN"/>
        </w:rPr>
        <w:t>数据档案，实现历年报告数据统一管理和持续更新。同时，系统输出的数据能够直接用于</w:t>
      </w:r>
      <w:r>
        <w:rPr>
          <w:rFonts w:hint="eastAsia"/>
          <w:lang w:val="zh-CN"/>
        </w:rPr>
        <w:t>ESG</w:t>
      </w:r>
      <w:r>
        <w:rPr>
          <w:rFonts w:hint="eastAsia"/>
          <w:lang w:val="zh-CN"/>
        </w:rPr>
        <w:t>报告编制、企业内部统计、同行业对标分析等工作，减少重复劳动，降低企业数据管理成本，提高</w:t>
      </w:r>
      <w:r>
        <w:rPr>
          <w:rFonts w:hint="eastAsia"/>
          <w:lang w:val="zh-CN"/>
        </w:rPr>
        <w:t>ESG</w:t>
      </w:r>
      <w:r>
        <w:rPr>
          <w:rFonts w:hint="eastAsia"/>
          <w:lang w:val="zh-CN"/>
        </w:rPr>
        <w:t>工作的整体效率。</w:t>
      </w:r>
    </w:p>
    <w:p w14:paraId="52C1F1D5" w14:textId="77777777" w:rsidR="00F464BC" w:rsidRDefault="00000000">
      <w:pPr>
        <w:pStyle w:val="gao"/>
        <w:ind w:left="425" w:hanging="425"/>
        <w:rPr>
          <w:rFonts w:hint="eastAsia"/>
        </w:rPr>
      </w:pPr>
      <w:r>
        <w:rPr>
          <w:rFonts w:hint="eastAsia"/>
        </w:rPr>
        <w:t>降低分析门槛，提高决策质量</w:t>
      </w:r>
    </w:p>
    <w:p w14:paraId="6CCA740C" w14:textId="77777777" w:rsidR="00F464BC" w:rsidRDefault="00000000">
      <w:pPr>
        <w:ind w:firstLine="420"/>
        <w:rPr>
          <w:lang w:val="zh-CN"/>
        </w:rPr>
      </w:pPr>
      <w:r>
        <w:rPr>
          <w:rFonts w:hint="eastAsia"/>
          <w:lang w:val="zh-CN"/>
        </w:rPr>
        <w:t>投资机构、研究人员和高校师生在开展</w:t>
      </w:r>
      <w:r>
        <w:rPr>
          <w:rFonts w:hint="eastAsia"/>
          <w:lang w:val="zh-CN"/>
        </w:rPr>
        <w:t>ESG</w:t>
      </w:r>
      <w:r>
        <w:rPr>
          <w:rFonts w:hint="eastAsia"/>
          <w:lang w:val="zh-CN"/>
        </w:rPr>
        <w:t>分析时，通常需要从大量企业报告中查找相关指标，数据收集过程耗时较长。本方案能够自动提取</w:t>
      </w:r>
      <w:r>
        <w:rPr>
          <w:rFonts w:hint="eastAsia"/>
          <w:lang w:val="zh-CN"/>
        </w:rPr>
        <w:t>ESG</w:t>
      </w:r>
      <w:r>
        <w:rPr>
          <w:rFonts w:hint="eastAsia"/>
          <w:lang w:val="zh-CN"/>
        </w:rPr>
        <w:t>关键指标，并保留对应的原文证据和页码信息，方便用户快速获取可靠数据。系统支持</w:t>
      </w:r>
      <w:r>
        <w:rPr>
          <w:rFonts w:hint="eastAsia"/>
          <w:lang w:val="zh-CN"/>
        </w:rPr>
        <w:t>JSON</w:t>
      </w:r>
      <w:r>
        <w:rPr>
          <w:rFonts w:hint="eastAsia"/>
          <w:lang w:val="zh-CN"/>
        </w:rPr>
        <w:t>、</w:t>
      </w:r>
      <w:r>
        <w:rPr>
          <w:rFonts w:hint="eastAsia"/>
          <w:lang w:val="zh-CN"/>
        </w:rPr>
        <w:t>CSV</w:t>
      </w:r>
      <w:r>
        <w:rPr>
          <w:rFonts w:hint="eastAsia"/>
          <w:lang w:val="zh-CN"/>
        </w:rPr>
        <w:t>等多种格式导出，能够直接用于统计分析、机器学习建模和行业比较分析，减少数据预处理时间。用户可以将更多精力投入到企业评价、风险分析和模型研究中，提高分析效率和决策质量，为绿色投资和科学研究提供可靠的数据支持。</w:t>
      </w:r>
    </w:p>
    <w:p w14:paraId="484D56CB" w14:textId="77777777" w:rsidR="00F464BC" w:rsidRDefault="00000000">
      <w:pPr>
        <w:pStyle w:val="gao"/>
        <w:rPr>
          <w:rFonts w:hint="eastAsia"/>
        </w:rPr>
      </w:pPr>
      <w:r>
        <w:rPr>
          <w:rFonts w:hint="eastAsia"/>
        </w:rPr>
        <w:t>降低服务成本，提高产业价值</w:t>
      </w:r>
    </w:p>
    <w:p w14:paraId="0919E421" w14:textId="77777777" w:rsidR="00F464BC" w:rsidRDefault="00000000">
      <w:pPr>
        <w:ind w:firstLine="420"/>
        <w:rPr>
          <w:lang w:val="zh-CN"/>
        </w:rPr>
      </w:pPr>
      <w:r>
        <w:rPr>
          <w:rFonts w:hint="eastAsia"/>
          <w:lang w:val="zh-CN"/>
        </w:rPr>
        <w:t>近年来，</w:t>
      </w:r>
      <w:r>
        <w:rPr>
          <w:rFonts w:hint="eastAsia"/>
          <w:lang w:val="zh-CN"/>
        </w:rPr>
        <w:t>ESG</w:t>
      </w:r>
      <w:r>
        <w:rPr>
          <w:rFonts w:hint="eastAsia"/>
          <w:lang w:val="zh-CN"/>
        </w:rPr>
        <w:t>数据服务需求不断增长，咨询机构、评级机构和数据服务企业需要持续整理大量</w:t>
      </w:r>
      <w:r>
        <w:rPr>
          <w:rFonts w:hint="eastAsia"/>
          <w:lang w:val="zh-CN"/>
        </w:rPr>
        <w:t>ESG</w:t>
      </w:r>
      <w:r>
        <w:rPr>
          <w:rFonts w:hint="eastAsia"/>
          <w:lang w:val="zh-CN"/>
        </w:rPr>
        <w:t>报告，人工维护成本较高。本方案能够实现</w:t>
      </w:r>
      <w:r>
        <w:rPr>
          <w:rFonts w:hint="eastAsia"/>
          <w:lang w:val="zh-CN"/>
        </w:rPr>
        <w:t>ESG</w:t>
      </w:r>
      <w:r>
        <w:rPr>
          <w:rFonts w:hint="eastAsia"/>
          <w:lang w:val="zh-CN"/>
        </w:rPr>
        <w:t>报告批量解析和自动更新，提高数据生产效率，降低数据整理成本。系统采用统一的指标体系和标准化输出方式，可快速构建</w:t>
      </w:r>
      <w:r>
        <w:rPr>
          <w:rFonts w:hint="eastAsia"/>
          <w:lang w:val="zh-CN"/>
        </w:rPr>
        <w:t>ESG</w:t>
      </w:r>
      <w:r>
        <w:rPr>
          <w:rFonts w:hint="eastAsia"/>
          <w:lang w:val="zh-CN"/>
        </w:rPr>
        <w:t>数据库，为</w:t>
      </w:r>
      <w:r>
        <w:rPr>
          <w:rFonts w:hint="eastAsia"/>
          <w:lang w:val="zh-CN"/>
        </w:rPr>
        <w:t>ESG</w:t>
      </w:r>
      <w:r>
        <w:rPr>
          <w:rFonts w:hint="eastAsia"/>
          <w:lang w:val="zh-CN"/>
        </w:rPr>
        <w:t>评级、数据咨询、行业研究等业务提供稳定的数据来源。同时，本方案具有良好的扩展能力，可根据不同应用需求增加新的指标字段，为</w:t>
      </w:r>
      <w:r>
        <w:rPr>
          <w:rFonts w:hint="eastAsia"/>
          <w:lang w:val="zh-CN"/>
        </w:rPr>
        <w:t>ESG</w:t>
      </w:r>
      <w:r>
        <w:rPr>
          <w:rFonts w:hint="eastAsia"/>
          <w:lang w:val="zh-CN"/>
        </w:rPr>
        <w:t>数据服务产业的发展提供技术支撑。</w:t>
      </w:r>
    </w:p>
    <w:p w14:paraId="50D929EB" w14:textId="77777777" w:rsidR="00F464BC" w:rsidRDefault="00000000">
      <w:pPr>
        <w:pStyle w:val="a0"/>
        <w:rPr>
          <w:lang w:val="zh-CN"/>
        </w:rPr>
      </w:pPr>
      <w:r>
        <w:rPr>
          <w:rFonts w:hint="eastAsia"/>
          <w:lang w:val="zh-CN"/>
        </w:rPr>
        <w:t>社会效益</w:t>
      </w:r>
    </w:p>
    <w:p w14:paraId="71AA0FDF" w14:textId="77777777" w:rsidR="00F464BC" w:rsidRDefault="00000000">
      <w:pPr>
        <w:pStyle w:val="gao"/>
        <w:rPr>
          <w:rFonts w:hint="eastAsia"/>
        </w:rPr>
      </w:pPr>
      <w:r>
        <w:rPr>
          <w:rFonts w:hint="eastAsia"/>
        </w:rPr>
        <w:t>提升监管效能，规范信息披露</w:t>
      </w:r>
    </w:p>
    <w:p w14:paraId="7963F303" w14:textId="77777777" w:rsidR="00F464BC" w:rsidRDefault="00000000">
      <w:pPr>
        <w:ind w:firstLine="420"/>
        <w:rPr>
          <w:lang w:val="zh-CN"/>
        </w:rPr>
      </w:pPr>
      <w:r>
        <w:rPr>
          <w:rFonts w:hint="eastAsia"/>
          <w:lang w:val="zh-CN"/>
        </w:rPr>
        <w:t>随着</w:t>
      </w:r>
      <w:r>
        <w:rPr>
          <w:rFonts w:hint="eastAsia"/>
          <w:lang w:val="zh-CN"/>
        </w:rPr>
        <w:t>ESG</w:t>
      </w:r>
      <w:r>
        <w:rPr>
          <w:rFonts w:hint="eastAsia"/>
          <w:lang w:val="zh-CN"/>
        </w:rPr>
        <w:t>信息披露数量不断增加，监管部门需要审核越来越多的企业报告。由于不同企业采用的披露格式和表达方式存在差异，传统人工审核方式效率较低。本方案能够自动完成</w:t>
      </w:r>
      <w:r>
        <w:rPr>
          <w:rFonts w:hint="eastAsia"/>
          <w:lang w:val="zh-CN"/>
        </w:rPr>
        <w:t>ESG</w:t>
      </w:r>
      <w:r>
        <w:rPr>
          <w:rFonts w:hint="eastAsia"/>
          <w:lang w:val="zh-CN"/>
        </w:rPr>
        <w:t>报告解析和关键指标提取，帮助监管部门快速获取重点信息，提高信息整理效率。系统支持批量处理大量</w:t>
      </w:r>
      <w:r>
        <w:rPr>
          <w:rFonts w:hint="eastAsia"/>
          <w:lang w:val="zh-CN"/>
        </w:rPr>
        <w:t>ESG</w:t>
      </w:r>
      <w:r>
        <w:rPr>
          <w:rFonts w:hint="eastAsia"/>
          <w:lang w:val="zh-CN"/>
        </w:rPr>
        <w:t>报告，并保留每项指标对应的原始证据和页码信息，方便监管人员进行核查和复审。对于指标缺失、披露不完整或信息异常等情况，也能够提供辅助参考，</w:t>
      </w:r>
      <w:r>
        <w:rPr>
          <w:rFonts w:hint="eastAsia"/>
          <w:lang w:val="zh-CN"/>
        </w:rPr>
        <w:lastRenderedPageBreak/>
        <w:t>提高</w:t>
      </w:r>
      <w:r>
        <w:rPr>
          <w:rFonts w:hint="eastAsia"/>
          <w:lang w:val="zh-CN"/>
        </w:rPr>
        <w:t>ESG</w:t>
      </w:r>
      <w:r>
        <w:rPr>
          <w:rFonts w:hint="eastAsia"/>
          <w:lang w:val="zh-CN"/>
        </w:rPr>
        <w:t>信息披露监管的规范化和数字化水平。</w:t>
      </w:r>
    </w:p>
    <w:p w14:paraId="16868C69" w14:textId="77777777" w:rsidR="00F464BC" w:rsidRDefault="00000000">
      <w:pPr>
        <w:pStyle w:val="gao"/>
        <w:rPr>
          <w:rFonts w:hint="eastAsia"/>
        </w:rPr>
      </w:pPr>
      <w:r>
        <w:rPr>
          <w:rFonts w:hint="eastAsia"/>
        </w:rPr>
        <w:t>促进数据共享，提高利用水平</w:t>
      </w:r>
    </w:p>
    <w:p w14:paraId="7BFC3808" w14:textId="77777777" w:rsidR="00F464BC" w:rsidRDefault="00000000">
      <w:pPr>
        <w:ind w:firstLine="420"/>
        <w:rPr>
          <w:lang w:val="zh-CN"/>
        </w:rPr>
      </w:pPr>
      <w:r>
        <w:rPr>
          <w:rFonts w:hint="eastAsia"/>
          <w:lang w:val="zh-CN"/>
        </w:rPr>
        <w:t>目前，不同企业发布的</w:t>
      </w:r>
      <w:r>
        <w:rPr>
          <w:rFonts w:hint="eastAsia"/>
          <w:lang w:val="zh-CN"/>
        </w:rPr>
        <w:t>ESG</w:t>
      </w:r>
      <w:r>
        <w:rPr>
          <w:rFonts w:hint="eastAsia"/>
          <w:lang w:val="zh-CN"/>
        </w:rPr>
        <w:t>报告在版式、指标名称和披露方式上存在较大差异，不利于数据共享和横向比较。本方案建立统一的</w:t>
      </w:r>
      <w:r>
        <w:rPr>
          <w:rFonts w:hint="eastAsia"/>
          <w:lang w:val="zh-CN"/>
        </w:rPr>
        <w:t>ESG</w:t>
      </w:r>
      <w:r>
        <w:rPr>
          <w:rFonts w:hint="eastAsia"/>
          <w:lang w:val="zh-CN"/>
        </w:rPr>
        <w:t>指标体系，对不同企业、不同年度的报告进行标准化处理，实现结构化数据统一输出。经过统一处理后的数据可以直接用于企业比较、行业统计和长期趋势分析，提高</w:t>
      </w:r>
      <w:r>
        <w:rPr>
          <w:rFonts w:hint="eastAsia"/>
          <w:lang w:val="zh-CN"/>
        </w:rPr>
        <w:t>ESG</w:t>
      </w:r>
      <w:r>
        <w:rPr>
          <w:rFonts w:hint="eastAsia"/>
          <w:lang w:val="zh-CN"/>
        </w:rPr>
        <w:t>数据的一致性和可比性。同时，系统支持标准格式导出，方便不同平台之间的数据共享，为</w:t>
      </w:r>
      <w:r>
        <w:rPr>
          <w:rFonts w:hint="eastAsia"/>
          <w:lang w:val="zh-CN"/>
        </w:rPr>
        <w:t>ESG</w:t>
      </w:r>
      <w:r>
        <w:rPr>
          <w:rFonts w:hint="eastAsia"/>
          <w:lang w:val="zh-CN"/>
        </w:rPr>
        <w:t>数据资源的持续积累和应用提供便利。</w:t>
      </w:r>
    </w:p>
    <w:p w14:paraId="569555EC" w14:textId="77777777" w:rsidR="00F464BC" w:rsidRDefault="00000000">
      <w:pPr>
        <w:pStyle w:val="gao"/>
        <w:rPr>
          <w:rFonts w:hint="eastAsia"/>
        </w:rPr>
      </w:pPr>
      <w:r>
        <w:rPr>
          <w:rFonts w:hint="eastAsia"/>
        </w:rPr>
        <w:t>服务绿色发展，助力双碳战略</w:t>
      </w:r>
    </w:p>
    <w:p w14:paraId="2564924B" w14:textId="77777777" w:rsidR="00F464BC" w:rsidRDefault="00000000">
      <w:pPr>
        <w:ind w:firstLine="420"/>
        <w:rPr>
          <w:lang w:val="zh-CN"/>
        </w:rPr>
      </w:pPr>
      <w:r>
        <w:rPr>
          <w:rFonts w:hint="eastAsia"/>
          <w:lang w:val="zh-CN"/>
        </w:rPr>
        <w:t>ESG</w:t>
      </w:r>
      <w:r>
        <w:rPr>
          <w:rFonts w:hint="eastAsia"/>
          <w:lang w:val="zh-CN"/>
        </w:rPr>
        <w:t>数据是绿色金融、绿色投资和企业可持续发展的重要基础。本方案能够快速提取企业环境、社会和治理相关指标，为绿色金融评价、企业</w:t>
      </w:r>
      <w:r>
        <w:rPr>
          <w:rFonts w:hint="eastAsia"/>
          <w:lang w:val="zh-CN"/>
        </w:rPr>
        <w:t>ESG</w:t>
      </w:r>
      <w:r>
        <w:rPr>
          <w:rFonts w:hint="eastAsia"/>
          <w:lang w:val="zh-CN"/>
        </w:rPr>
        <w:t>评价和行业发展研究提供可靠的数据支持。系统能够帮助相关部门和研究机构及时掌握企业</w:t>
      </w:r>
      <w:r>
        <w:rPr>
          <w:rFonts w:hint="eastAsia"/>
          <w:lang w:val="zh-CN"/>
        </w:rPr>
        <w:t>ESG</w:t>
      </w:r>
      <w:r>
        <w:rPr>
          <w:rFonts w:hint="eastAsia"/>
          <w:lang w:val="zh-CN"/>
        </w:rPr>
        <w:t>信息，提高绿色发展相关数据的利用效率，为推动绿色低碳发展、落实“双碳”目标和促进企业可持续发展提供技术支撑，具有良好的社会应用价值。</w:t>
      </w:r>
    </w:p>
    <w:p w14:paraId="769A22CA" w14:textId="77777777" w:rsidR="00F464BC" w:rsidRDefault="00000000">
      <w:pPr>
        <w:pStyle w:val="gao"/>
        <w:rPr>
          <w:rFonts w:hint="eastAsia"/>
        </w:rPr>
      </w:pPr>
      <w:r>
        <w:rPr>
          <w:rFonts w:hint="eastAsia"/>
        </w:rPr>
        <w:t>推动技术应用，拓展应用场景</w:t>
      </w:r>
    </w:p>
    <w:p w14:paraId="34DDF4AE" w14:textId="77777777" w:rsidR="00F464BC" w:rsidRDefault="00000000">
      <w:pPr>
        <w:ind w:firstLine="420"/>
        <w:rPr>
          <w:lang w:val="zh-CN"/>
        </w:rPr>
      </w:pPr>
      <w:r>
        <w:rPr>
          <w:rFonts w:hint="eastAsia"/>
          <w:lang w:val="zh-CN"/>
        </w:rPr>
        <w:t>本方案将文档智能解析、大语言模型和检索增强生成等人工智能技术应用于</w:t>
      </w:r>
      <w:r>
        <w:rPr>
          <w:rFonts w:hint="eastAsia"/>
          <w:lang w:val="zh-CN"/>
        </w:rPr>
        <w:t>ESG</w:t>
      </w:r>
      <w:r>
        <w:rPr>
          <w:rFonts w:hint="eastAsia"/>
          <w:lang w:val="zh-CN"/>
        </w:rPr>
        <w:t>报告处理，实现复杂</w:t>
      </w:r>
      <w:r>
        <w:rPr>
          <w:rFonts w:hint="eastAsia"/>
          <w:lang w:val="zh-CN"/>
        </w:rPr>
        <w:t>PDF</w:t>
      </w:r>
      <w:r>
        <w:rPr>
          <w:rFonts w:hint="eastAsia"/>
          <w:lang w:val="zh-CN"/>
        </w:rPr>
        <w:t>文档的自动分析和结构化提取，提高非结构化数据的利用效率。除了</w:t>
      </w:r>
      <w:r>
        <w:rPr>
          <w:rFonts w:hint="eastAsia"/>
          <w:lang w:val="zh-CN"/>
        </w:rPr>
        <w:t>ESG</w:t>
      </w:r>
      <w:r>
        <w:rPr>
          <w:rFonts w:hint="eastAsia"/>
          <w:lang w:val="zh-CN"/>
        </w:rPr>
        <w:t>报告外，本方案还可以推广到上市公司年报、社会责任报告、招股说明书、政府公开文件、行业统计报告等复杂文档处理场景，为更多行业提供智能化数据处理服务，具有较好的推广价值和应用前景。</w:t>
      </w:r>
    </w:p>
    <w:p w14:paraId="662778AD" w14:textId="77777777" w:rsidR="00F464BC" w:rsidRDefault="00F464BC">
      <w:pPr>
        <w:ind w:firstLine="420"/>
        <w:jc w:val="center"/>
        <w:rPr>
          <w:lang w:val="zh-CN"/>
        </w:rPr>
      </w:pPr>
    </w:p>
    <w:p w14:paraId="2A40AE3F" w14:textId="77777777" w:rsidR="00F464BC" w:rsidRDefault="00000000">
      <w:pPr>
        <w:pStyle w:val="a"/>
      </w:pPr>
      <w:r>
        <w:rPr>
          <w:rFonts w:hint="eastAsia"/>
        </w:rPr>
        <w:t>系统优化与展望</w:t>
      </w:r>
    </w:p>
    <w:p w14:paraId="28F404C6" w14:textId="77777777" w:rsidR="00F464BC" w:rsidRDefault="00000000">
      <w:pPr>
        <w:ind w:firstLine="420"/>
        <w:rPr>
          <w:lang w:val="zh-CN"/>
        </w:rPr>
      </w:pPr>
      <w:r>
        <w:rPr>
          <w:rFonts w:hint="eastAsia"/>
          <w:lang w:val="zh-CN"/>
        </w:rPr>
        <w:t>本方案围绕</w:t>
      </w:r>
      <w:r>
        <w:rPr>
          <w:rFonts w:hint="eastAsia"/>
          <w:lang w:val="zh-CN"/>
        </w:rPr>
        <w:t>ESG</w:t>
      </w:r>
      <w:r>
        <w:rPr>
          <w:rFonts w:hint="eastAsia"/>
          <w:lang w:val="zh-CN"/>
        </w:rPr>
        <w:t>报告复杂文档解析与关键要素提取需求，构建了文档准入过滤、页面价值评估、混合解析、</w:t>
      </w:r>
      <w:r>
        <w:rPr>
          <w:rFonts w:hint="eastAsia"/>
          <w:lang w:val="zh-CN"/>
        </w:rPr>
        <w:t>RAG</w:t>
      </w:r>
      <w:r>
        <w:rPr>
          <w:rFonts w:hint="eastAsia"/>
          <w:lang w:val="zh-CN"/>
        </w:rPr>
        <w:t>字段抽取以及人工复核等完整处理流程，能够较好地满足当前</w:t>
      </w:r>
      <w:r>
        <w:rPr>
          <w:rFonts w:hint="eastAsia"/>
          <w:lang w:val="zh-CN"/>
        </w:rPr>
        <w:t>ESG</w:t>
      </w:r>
      <w:r>
        <w:rPr>
          <w:rFonts w:hint="eastAsia"/>
          <w:lang w:val="zh-CN"/>
        </w:rPr>
        <w:t>报告结构化数据提取需求。但随着</w:t>
      </w:r>
      <w:r>
        <w:rPr>
          <w:rFonts w:hint="eastAsia"/>
          <w:lang w:val="zh-CN"/>
        </w:rPr>
        <w:t>ESG</w:t>
      </w:r>
      <w:r>
        <w:rPr>
          <w:rFonts w:hint="eastAsia"/>
          <w:lang w:val="zh-CN"/>
        </w:rPr>
        <w:t>信息披露制度不断完善、报告内容日益丰富以及人工智能技术快速发展，系统仍具有进一步优化和提升的空间。未来，将结合实际应用需求，对系统性能、模型能力和平台功能持续优化，提高系统的智能化水平和工程应用能力。</w:t>
      </w:r>
    </w:p>
    <w:p w14:paraId="411A5F33" w14:textId="77777777" w:rsidR="00F464BC" w:rsidRDefault="00000000">
      <w:pPr>
        <w:ind w:firstLine="420"/>
        <w:rPr>
          <w:lang w:val="zh-CN"/>
        </w:rPr>
      </w:pPr>
      <w:r>
        <w:rPr>
          <w:rFonts w:hint="eastAsia"/>
          <w:lang w:val="zh-CN"/>
        </w:rPr>
        <w:t>在算法优化方面，</w:t>
      </w:r>
      <w:r>
        <w:rPr>
          <w:rFonts w:hint="eastAsia"/>
        </w:rPr>
        <w:t>我们</w:t>
      </w:r>
      <w:r>
        <w:rPr>
          <w:rFonts w:hint="eastAsia"/>
          <w:lang w:val="zh-CN"/>
        </w:rPr>
        <w:t>将进一步完善页面价值评估策略，提高复杂版式页面、跨页表格及图文混排页面的识别能力，减少高价值页面遗漏。同时，持续优化</w:t>
      </w:r>
      <w:r>
        <w:rPr>
          <w:rFonts w:hint="eastAsia"/>
          <w:lang w:val="zh-CN"/>
        </w:rPr>
        <w:t>RAG</w:t>
      </w:r>
      <w:r>
        <w:rPr>
          <w:rFonts w:hint="eastAsia"/>
          <w:lang w:val="zh-CN"/>
        </w:rPr>
        <w:t>检索策略和提示词设计，提高模型对复杂语义、多样化表达及跨页面信息的理解能力，进一步提升字段抽取的准确率和稳定性，减少人工复核工作量。此外，系统将根据</w:t>
      </w:r>
      <w:r>
        <w:rPr>
          <w:rFonts w:hint="eastAsia"/>
          <w:lang w:val="zh-CN"/>
        </w:rPr>
        <w:t>ESG</w:t>
      </w:r>
      <w:r>
        <w:rPr>
          <w:rFonts w:hint="eastAsia"/>
          <w:lang w:val="zh-CN"/>
        </w:rPr>
        <w:t>信息披露标准的更新，不断完善指标体系，增加行业特色指标和可配置字段，使系统能够适应更多行业和不同披露规范的应用需求。</w:t>
      </w:r>
    </w:p>
    <w:p w14:paraId="6C093FE3" w14:textId="77777777" w:rsidR="00F464BC" w:rsidRDefault="00000000">
      <w:pPr>
        <w:ind w:firstLine="420"/>
        <w:rPr>
          <w:lang w:val="zh-CN"/>
        </w:rPr>
      </w:pPr>
      <w:r>
        <w:rPr>
          <w:rFonts w:hint="eastAsia"/>
          <w:lang w:val="zh-CN"/>
        </w:rPr>
        <w:lastRenderedPageBreak/>
        <w:t>在平台建设方面，</w:t>
      </w:r>
      <w:r>
        <w:rPr>
          <w:rFonts w:hint="eastAsia"/>
        </w:rPr>
        <w:t>我们</w:t>
      </w:r>
      <w:r>
        <w:rPr>
          <w:rFonts w:hint="eastAsia"/>
          <w:lang w:val="zh-CN"/>
        </w:rPr>
        <w:t>将进一步丰富系统功能，增加多报告对比分析、企业历史数据跟踪、行业统计分析和数据可视化展示等功能，提升</w:t>
      </w:r>
      <w:r>
        <w:rPr>
          <w:rFonts w:hint="eastAsia"/>
          <w:lang w:val="zh-CN"/>
        </w:rPr>
        <w:t>ESG</w:t>
      </w:r>
      <w:r>
        <w:rPr>
          <w:rFonts w:hint="eastAsia"/>
          <w:lang w:val="zh-CN"/>
        </w:rPr>
        <w:t>数据的管理和应用能力。同时，优化系统部署方式，提高多任务并发处理能力和系统运行稳定性，为企业、监管部门、科研机构等不同用户提供更加高效、便捷的数据处理服务。通过持续优化系统架构和用户体验，不断提高平台的工程化应用水平和实际使用价值。</w:t>
      </w:r>
    </w:p>
    <w:p w14:paraId="4BB8F89A" w14:textId="77777777" w:rsidR="00F464BC" w:rsidRDefault="00000000">
      <w:pPr>
        <w:ind w:firstLine="420"/>
        <w:rPr>
          <w:lang w:val="zh-CN"/>
        </w:rPr>
      </w:pPr>
      <w:r>
        <w:rPr>
          <w:rFonts w:hint="eastAsia"/>
          <w:lang w:val="zh-CN"/>
        </w:rPr>
        <w:t>通过系统化的优化升级，本方案将逐步由单一的</w:t>
      </w:r>
      <w:r>
        <w:rPr>
          <w:rFonts w:hint="eastAsia"/>
          <w:lang w:val="zh-CN"/>
        </w:rPr>
        <w:t>ESG</w:t>
      </w:r>
      <w:r>
        <w:rPr>
          <w:rFonts w:hint="eastAsia"/>
          <w:lang w:val="zh-CN"/>
        </w:rPr>
        <w:t>报告信息提取工具，发展成为面向复杂文档智能解析与结构化数据治理的综合性平台。未来，系统将在不断提升文档理解能力、信息提取精度和自动化处理水平的基础上，进一步增强复杂文档的结构化组织、知识管理和数据服务能力，为</w:t>
      </w:r>
      <w:r>
        <w:rPr>
          <w:rFonts w:hint="eastAsia"/>
          <w:lang w:val="zh-CN"/>
        </w:rPr>
        <w:t>ESG</w:t>
      </w:r>
      <w:r>
        <w:rPr>
          <w:rFonts w:hint="eastAsia"/>
          <w:lang w:val="zh-CN"/>
        </w:rPr>
        <w:t>信息披露、数据治理及行业研究提供更加高效、可靠的技术支撑。同时，依托人工智能和大语言模型技术的持续发展，本方案将不断完善智能文档处理能力，推动复杂文档信息处理向标准化、智能化和规模化方向发展，为数字化信息管理和智能数据应用提供坚实的技术基础。</w:t>
      </w:r>
    </w:p>
    <w:p w14:paraId="7E8E12CD" w14:textId="77777777" w:rsidR="00F464BC" w:rsidRDefault="00000000">
      <w:pPr>
        <w:pStyle w:val="ad"/>
        <w:rPr>
          <w:sz w:val="21"/>
          <w:szCs w:val="24"/>
        </w:rPr>
      </w:pPr>
      <w:r>
        <w:t>参考文献</w:t>
      </w:r>
    </w:p>
    <w:sectPr w:rsidR="00F464BC">
      <w:headerReference w:type="even" r:id="rId59"/>
      <w:headerReference w:type="default" r:id="rId60"/>
      <w:footerReference w:type="even" r:id="rId61"/>
      <w:footerReference w:type="default" r:id="rId62"/>
      <w:headerReference w:type="first" r:id="rId63"/>
      <w:footerReference w:type="first" r:id="rId64"/>
      <w:pgSz w:w="11906" w:h="16838"/>
      <w:pgMar w:top="1440" w:right="1797" w:bottom="1440" w:left="1797" w:header="851" w:footer="992" w:gutter="567"/>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橙鱼" w:date="2026-06-27T13:14:00Z" w:initials="🍊🐟">
    <w:p w14:paraId="633D89C5" w14:textId="77777777" w:rsidR="00F464BC" w:rsidRDefault="0010406B">
      <w:pPr>
        <w:pStyle w:val="a6"/>
        <w:ind w:firstLineChars="0" w:firstLine="0"/>
      </w:pPr>
      <w:r>
        <w:rPr>
          <w:rStyle w:val="af4"/>
        </w:rPr>
        <w:annotationRef/>
      </w:r>
      <w:r>
        <w:rPr>
          <w:rFonts w:hint="eastAsia"/>
        </w:rPr>
        <w:t>参考文献</w:t>
      </w:r>
      <w:r>
        <w:rPr>
          <w:rFonts w:hint="eastAsia"/>
        </w:rPr>
        <w:t>doi10.48550/arXiv.2409.18839</w:t>
      </w:r>
    </w:p>
  </w:comment>
  <w:comment w:id="1" w:author="橙鱼" w:date="2026-06-27T17:13:00Z" w:initials="🍊🐟">
    <w:p w14:paraId="4400DF22" w14:textId="77777777" w:rsidR="00F464BC" w:rsidRDefault="0010406B">
      <w:pPr>
        <w:pStyle w:val="a6"/>
        <w:ind w:firstLineChars="0" w:firstLine="0"/>
      </w:pPr>
      <w:r>
        <w:rPr>
          <w:rStyle w:val="af4"/>
        </w:rPr>
        <w:annotationRef/>
      </w:r>
      <w:r>
        <w:rPr>
          <w:rFonts w:hint="eastAsia"/>
        </w:rPr>
        <w:t>改表</w:t>
      </w:r>
    </w:p>
  </w:comment>
  <w:comment w:id="2" w:author="橙鱼" w:date="2026-06-26T14:27:00Z" w:initials="🍊🐟">
    <w:p w14:paraId="505CDB7F" w14:textId="77777777" w:rsidR="00F464BC" w:rsidRDefault="0010406B">
      <w:pPr>
        <w:pStyle w:val="a6"/>
        <w:ind w:firstLineChars="0" w:firstLine="0"/>
      </w:pPr>
      <w:r>
        <w:rPr>
          <w:rStyle w:val="af4"/>
        </w:rPr>
        <w:annotationRef/>
      </w:r>
      <w:r>
        <w:rPr>
          <w:rFonts w:hint="eastAsia"/>
        </w:rPr>
        <w:t>改图</w:t>
      </w:r>
    </w:p>
  </w:comment>
  <w:comment w:id="4" w:author="橙鱼" w:date="2026-06-25T20:40:00Z" w:initials="🍊🐟">
    <w:p w14:paraId="320433A0" w14:textId="77777777" w:rsidR="00F464BC" w:rsidRDefault="0010406B">
      <w:pPr>
        <w:pStyle w:val="a6"/>
        <w:ind w:firstLineChars="0" w:firstLine="0"/>
      </w:pPr>
      <w:r>
        <w:rPr>
          <w:rStyle w:val="af4"/>
        </w:rPr>
        <w:annotationRef/>
      </w:r>
      <w:r>
        <w:rPr>
          <w:rFonts w:hint="eastAsia"/>
        </w:rPr>
        <w:t>插文献引用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3D89C5" w15:done="0"/>
  <w15:commentEx w15:paraId="4400DF22" w15:done="0"/>
  <w15:commentEx w15:paraId="505CDB7F" w15:done="0"/>
  <w15:commentEx w15:paraId="320433A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3D89C5" w16cid:durableId="633D89C5"/>
  <w16cid:commentId w16cid:paraId="4400DF22" w16cid:durableId="4400DF22"/>
  <w16cid:commentId w16cid:paraId="505CDB7F" w16cid:durableId="505CDB7F"/>
  <w16cid:commentId w16cid:paraId="320433A0" w16cid:durableId="320433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E6C24" w14:textId="77777777" w:rsidR="008109BB" w:rsidRDefault="008109BB">
      <w:pPr>
        <w:spacing w:line="240" w:lineRule="auto"/>
        <w:ind w:firstLine="420"/>
      </w:pPr>
      <w:r>
        <w:separator/>
      </w:r>
    </w:p>
  </w:endnote>
  <w:endnote w:type="continuationSeparator" w:id="0">
    <w:p w14:paraId="7BFFCD21" w14:textId="77777777" w:rsidR="008109BB" w:rsidRDefault="008109BB">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98A9" w14:textId="77777777" w:rsidR="00F464BC" w:rsidRDefault="00000000">
    <w:pPr>
      <w:pStyle w:val="a8"/>
      <w:framePr w:wrap="around" w:vAnchor="text" w:hAnchor="margin" w:xAlign="center" w:y="1"/>
      <w:ind w:firstLine="360"/>
      <w:rPr>
        <w:rStyle w:val="af2"/>
      </w:rPr>
    </w:pPr>
    <w:r>
      <w:rPr>
        <w:rStyle w:val="af2"/>
      </w:rPr>
      <w:fldChar w:fldCharType="begin"/>
    </w:r>
    <w:r>
      <w:rPr>
        <w:rStyle w:val="af2"/>
      </w:rPr>
      <w:instrText xml:space="preserve">PAGE  </w:instrText>
    </w:r>
    <w:r>
      <w:rPr>
        <w:rStyle w:val="af2"/>
      </w:rPr>
      <w:fldChar w:fldCharType="separate"/>
    </w:r>
    <w:r>
      <w:rPr>
        <w:rStyle w:val="af2"/>
      </w:rPr>
      <w:t>1</w:t>
    </w:r>
    <w:r>
      <w:rPr>
        <w:rStyle w:val="af2"/>
      </w:rPr>
      <w:fldChar w:fldCharType="end"/>
    </w:r>
  </w:p>
  <w:p w14:paraId="684B45B0" w14:textId="77777777" w:rsidR="00F464BC" w:rsidRDefault="00F464BC">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3104" w14:textId="77777777" w:rsidR="00F464BC" w:rsidRDefault="00000000">
    <w:pPr>
      <w:pStyle w:val="a8"/>
      <w:framePr w:wrap="around" w:vAnchor="text" w:hAnchor="margin" w:xAlign="center" w:y="1"/>
      <w:ind w:firstLine="360"/>
      <w:rPr>
        <w:rStyle w:val="af2"/>
      </w:rPr>
    </w:pPr>
    <w:r>
      <w:rPr>
        <w:rStyle w:val="af2"/>
      </w:rPr>
      <w:fldChar w:fldCharType="begin"/>
    </w:r>
    <w:r>
      <w:rPr>
        <w:rStyle w:val="af2"/>
      </w:rPr>
      <w:instrText xml:space="preserve">PAGE  </w:instrText>
    </w:r>
    <w:r>
      <w:rPr>
        <w:rStyle w:val="af2"/>
      </w:rPr>
      <w:fldChar w:fldCharType="separate"/>
    </w:r>
    <w:r>
      <w:rPr>
        <w:rStyle w:val="af2"/>
      </w:rPr>
      <w:t>3</w:t>
    </w:r>
    <w:r>
      <w:rPr>
        <w:rStyle w:val="af2"/>
      </w:rPr>
      <w:fldChar w:fldCharType="end"/>
    </w:r>
  </w:p>
  <w:p w14:paraId="1AB13069" w14:textId="77777777" w:rsidR="00F464BC" w:rsidRDefault="00F464BC">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9EB3" w14:textId="77777777" w:rsidR="00F464BC" w:rsidRDefault="00F464BC">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5F9DB" w14:textId="77777777" w:rsidR="008109BB" w:rsidRDefault="008109BB">
      <w:pPr>
        <w:ind w:firstLine="420"/>
      </w:pPr>
      <w:r>
        <w:separator/>
      </w:r>
    </w:p>
  </w:footnote>
  <w:footnote w:type="continuationSeparator" w:id="0">
    <w:p w14:paraId="585908B0" w14:textId="77777777" w:rsidR="008109BB" w:rsidRDefault="008109BB">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76A9" w14:textId="77777777" w:rsidR="00F464BC" w:rsidRDefault="00F464BC">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E126" w14:textId="77777777" w:rsidR="00F464BC" w:rsidRDefault="00F464BC">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B5F1" w14:textId="77777777" w:rsidR="00F464BC" w:rsidRDefault="00F464BC">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0A3F"/>
    <w:multiLevelType w:val="multilevel"/>
    <w:tmpl w:val="03A90A3F"/>
    <w:lvl w:ilvl="0">
      <w:start w:val="1"/>
      <w:numFmt w:val="decimal"/>
      <w:lvlText w:val="（%1）"/>
      <w:lvlJc w:val="left"/>
      <w:pPr>
        <w:ind w:left="440" w:hanging="440"/>
      </w:pPr>
      <w:rPr>
        <w:rFonts w:asciiTheme="minorHAnsi" w:eastAsia="宋体" w:hAnsiTheme="minorHAnsi" w:hint="default"/>
        <w:b w:val="0"/>
        <w:i w:val="0"/>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BF1615E"/>
    <w:multiLevelType w:val="multilevel"/>
    <w:tmpl w:val="0BF1615E"/>
    <w:lvl w:ilvl="0">
      <w:start w:val="1"/>
      <w:numFmt w:val="decimal"/>
      <w:pStyle w:val="a"/>
      <w:suff w:val="space"/>
      <w:lvlText w:val="%1."/>
      <w:lvlJc w:val="left"/>
      <w:pPr>
        <w:ind w:left="425" w:hanging="425"/>
      </w:pPr>
      <w:rPr>
        <w:rFonts w:ascii="Times New Roman" w:eastAsia="黑体" w:hAnsi="Times New Roman" w:hint="default"/>
        <w:b/>
        <w:bCs/>
        <w:i w:val="0"/>
        <w:sz w:val="24"/>
        <w:lang w:val="en-US"/>
      </w:rPr>
    </w:lvl>
    <w:lvl w:ilvl="1">
      <w:start w:val="1"/>
      <w:numFmt w:val="decimal"/>
      <w:pStyle w:val="a0"/>
      <w:suff w:val="space"/>
      <w:lvlText w:val="%1.%2"/>
      <w:lvlJc w:val="left"/>
      <w:pPr>
        <w:ind w:left="425" w:hanging="425"/>
      </w:pPr>
      <w:rPr>
        <w:rFonts w:ascii="Times New Roman" w:eastAsia="黑体" w:hAnsi="Times New Roman" w:hint="default"/>
        <w:b/>
        <w:i w:val="0"/>
        <w:sz w:val="24"/>
      </w:rPr>
    </w:lvl>
    <w:lvl w:ilvl="2">
      <w:start w:val="1"/>
      <w:numFmt w:val="decimal"/>
      <w:pStyle w:val="gao"/>
      <w:suff w:val="space"/>
      <w:lvlText w:val="%1.%2.%3"/>
      <w:lvlJc w:val="left"/>
      <w:pPr>
        <w:ind w:left="425" w:hanging="425"/>
      </w:pPr>
      <w:rPr>
        <w:rFonts w:ascii="Times New Roman" w:eastAsia="黑体" w:hAnsi="Times New Roman" w:hint="default"/>
        <w:b/>
        <w:i w:val="0"/>
        <w:sz w:val="24"/>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num w:numId="1" w16cid:durableId="199436356">
    <w:abstractNumId w:val="1"/>
  </w:num>
  <w:num w:numId="2" w16cid:durableId="6452819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橙鱼">
    <w15:presenceInfo w15:providerId="None" w15:userId="橙鱼"/>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E1"/>
    <w:rsid w:val="00000256"/>
    <w:rsid w:val="000009BE"/>
    <w:rsid w:val="000010BD"/>
    <w:rsid w:val="00003B6B"/>
    <w:rsid w:val="00004847"/>
    <w:rsid w:val="0000495F"/>
    <w:rsid w:val="00011D3B"/>
    <w:rsid w:val="00011D6C"/>
    <w:rsid w:val="0001374C"/>
    <w:rsid w:val="00014ACE"/>
    <w:rsid w:val="00014D09"/>
    <w:rsid w:val="000151F5"/>
    <w:rsid w:val="000179DA"/>
    <w:rsid w:val="00022918"/>
    <w:rsid w:val="000231B7"/>
    <w:rsid w:val="00023F3A"/>
    <w:rsid w:val="000242EA"/>
    <w:rsid w:val="0002464F"/>
    <w:rsid w:val="000252EB"/>
    <w:rsid w:val="0002550B"/>
    <w:rsid w:val="000276D5"/>
    <w:rsid w:val="00030EF9"/>
    <w:rsid w:val="00033053"/>
    <w:rsid w:val="0003708F"/>
    <w:rsid w:val="00037E95"/>
    <w:rsid w:val="0004574F"/>
    <w:rsid w:val="00047334"/>
    <w:rsid w:val="00050B95"/>
    <w:rsid w:val="00051FF3"/>
    <w:rsid w:val="000542EB"/>
    <w:rsid w:val="00054DC4"/>
    <w:rsid w:val="0005503E"/>
    <w:rsid w:val="0005666A"/>
    <w:rsid w:val="000574D2"/>
    <w:rsid w:val="00060F13"/>
    <w:rsid w:val="00060F52"/>
    <w:rsid w:val="00061456"/>
    <w:rsid w:val="0006402C"/>
    <w:rsid w:val="000704B2"/>
    <w:rsid w:val="00070C4A"/>
    <w:rsid w:val="00073106"/>
    <w:rsid w:val="00074F10"/>
    <w:rsid w:val="00083830"/>
    <w:rsid w:val="00083883"/>
    <w:rsid w:val="00086119"/>
    <w:rsid w:val="00086780"/>
    <w:rsid w:val="0008682B"/>
    <w:rsid w:val="000901DE"/>
    <w:rsid w:val="0009080F"/>
    <w:rsid w:val="00093776"/>
    <w:rsid w:val="000955EF"/>
    <w:rsid w:val="00096113"/>
    <w:rsid w:val="00096DDC"/>
    <w:rsid w:val="000A06F5"/>
    <w:rsid w:val="000A44DA"/>
    <w:rsid w:val="000A4DF4"/>
    <w:rsid w:val="000A616A"/>
    <w:rsid w:val="000A6498"/>
    <w:rsid w:val="000A656F"/>
    <w:rsid w:val="000B05F5"/>
    <w:rsid w:val="000B3AE5"/>
    <w:rsid w:val="000B53CC"/>
    <w:rsid w:val="000B5822"/>
    <w:rsid w:val="000B7CBF"/>
    <w:rsid w:val="000B7F9B"/>
    <w:rsid w:val="000C23C5"/>
    <w:rsid w:val="000C2C26"/>
    <w:rsid w:val="000C2ED5"/>
    <w:rsid w:val="000C3D73"/>
    <w:rsid w:val="000C429D"/>
    <w:rsid w:val="000C466E"/>
    <w:rsid w:val="000C4793"/>
    <w:rsid w:val="000C5E9C"/>
    <w:rsid w:val="000D29F8"/>
    <w:rsid w:val="000D4DDC"/>
    <w:rsid w:val="000D5254"/>
    <w:rsid w:val="000D7A03"/>
    <w:rsid w:val="000E0531"/>
    <w:rsid w:val="000E1233"/>
    <w:rsid w:val="000E6BD1"/>
    <w:rsid w:val="000E7BFB"/>
    <w:rsid w:val="000E7DE5"/>
    <w:rsid w:val="000F1832"/>
    <w:rsid w:val="000F20F7"/>
    <w:rsid w:val="000F23A5"/>
    <w:rsid w:val="000F294E"/>
    <w:rsid w:val="000F2BF2"/>
    <w:rsid w:val="000F31E6"/>
    <w:rsid w:val="000F32E0"/>
    <w:rsid w:val="000F37AB"/>
    <w:rsid w:val="000F38FA"/>
    <w:rsid w:val="000F3C85"/>
    <w:rsid w:val="000F509F"/>
    <w:rsid w:val="000F56BE"/>
    <w:rsid w:val="000F60DD"/>
    <w:rsid w:val="000F69A0"/>
    <w:rsid w:val="000F70A1"/>
    <w:rsid w:val="0010406B"/>
    <w:rsid w:val="001042B5"/>
    <w:rsid w:val="0010512E"/>
    <w:rsid w:val="00105DB2"/>
    <w:rsid w:val="00106E46"/>
    <w:rsid w:val="00107863"/>
    <w:rsid w:val="00107AEE"/>
    <w:rsid w:val="00113B09"/>
    <w:rsid w:val="00116949"/>
    <w:rsid w:val="00122983"/>
    <w:rsid w:val="00122C97"/>
    <w:rsid w:val="00124E80"/>
    <w:rsid w:val="001304C6"/>
    <w:rsid w:val="001319B0"/>
    <w:rsid w:val="001325EE"/>
    <w:rsid w:val="001342DA"/>
    <w:rsid w:val="00135791"/>
    <w:rsid w:val="00140AEC"/>
    <w:rsid w:val="001418DF"/>
    <w:rsid w:val="00142900"/>
    <w:rsid w:val="00143372"/>
    <w:rsid w:val="0014379C"/>
    <w:rsid w:val="00144B3D"/>
    <w:rsid w:val="001454A2"/>
    <w:rsid w:val="001455AD"/>
    <w:rsid w:val="00147768"/>
    <w:rsid w:val="0015123B"/>
    <w:rsid w:val="001522BB"/>
    <w:rsid w:val="0015565D"/>
    <w:rsid w:val="00157B50"/>
    <w:rsid w:val="00163B4A"/>
    <w:rsid w:val="00163CF3"/>
    <w:rsid w:val="00166683"/>
    <w:rsid w:val="0017093B"/>
    <w:rsid w:val="00171811"/>
    <w:rsid w:val="00175BAE"/>
    <w:rsid w:val="001765E8"/>
    <w:rsid w:val="00177CEF"/>
    <w:rsid w:val="00180058"/>
    <w:rsid w:val="00181514"/>
    <w:rsid w:val="0018332C"/>
    <w:rsid w:val="001833C7"/>
    <w:rsid w:val="00183792"/>
    <w:rsid w:val="00184342"/>
    <w:rsid w:val="001866DE"/>
    <w:rsid w:val="00187800"/>
    <w:rsid w:val="00196AE4"/>
    <w:rsid w:val="001A0974"/>
    <w:rsid w:val="001A2C40"/>
    <w:rsid w:val="001A2DD3"/>
    <w:rsid w:val="001A33A3"/>
    <w:rsid w:val="001A5F34"/>
    <w:rsid w:val="001A727B"/>
    <w:rsid w:val="001B1103"/>
    <w:rsid w:val="001B22DD"/>
    <w:rsid w:val="001B2378"/>
    <w:rsid w:val="001B296F"/>
    <w:rsid w:val="001B36A3"/>
    <w:rsid w:val="001B4787"/>
    <w:rsid w:val="001C0442"/>
    <w:rsid w:val="001C1BB2"/>
    <w:rsid w:val="001C3741"/>
    <w:rsid w:val="001C534E"/>
    <w:rsid w:val="001C5908"/>
    <w:rsid w:val="001C6AAF"/>
    <w:rsid w:val="001C6F4A"/>
    <w:rsid w:val="001C7BAE"/>
    <w:rsid w:val="001D124F"/>
    <w:rsid w:val="001D198A"/>
    <w:rsid w:val="001D34D7"/>
    <w:rsid w:val="001D3E47"/>
    <w:rsid w:val="001D46C8"/>
    <w:rsid w:val="001D50E4"/>
    <w:rsid w:val="001D5DA7"/>
    <w:rsid w:val="001D7B30"/>
    <w:rsid w:val="001E1458"/>
    <w:rsid w:val="001E2312"/>
    <w:rsid w:val="001E25DB"/>
    <w:rsid w:val="001F006F"/>
    <w:rsid w:val="001F0ACC"/>
    <w:rsid w:val="001F1CC5"/>
    <w:rsid w:val="001F5126"/>
    <w:rsid w:val="001F68FF"/>
    <w:rsid w:val="001F7F55"/>
    <w:rsid w:val="0020220D"/>
    <w:rsid w:val="002068F7"/>
    <w:rsid w:val="002120B5"/>
    <w:rsid w:val="002121AF"/>
    <w:rsid w:val="0021483E"/>
    <w:rsid w:val="00220D85"/>
    <w:rsid w:val="00221442"/>
    <w:rsid w:val="00222B3E"/>
    <w:rsid w:val="00224359"/>
    <w:rsid w:val="00225291"/>
    <w:rsid w:val="002303CB"/>
    <w:rsid w:val="002310E3"/>
    <w:rsid w:val="0023397F"/>
    <w:rsid w:val="00233D6A"/>
    <w:rsid w:val="002358B8"/>
    <w:rsid w:val="00235B40"/>
    <w:rsid w:val="00236449"/>
    <w:rsid w:val="00236AB1"/>
    <w:rsid w:val="00237846"/>
    <w:rsid w:val="00237A6E"/>
    <w:rsid w:val="0024115F"/>
    <w:rsid w:val="00241CD3"/>
    <w:rsid w:val="002420DB"/>
    <w:rsid w:val="00242624"/>
    <w:rsid w:val="00244061"/>
    <w:rsid w:val="0024455B"/>
    <w:rsid w:val="00245410"/>
    <w:rsid w:val="00245E3E"/>
    <w:rsid w:val="002516ED"/>
    <w:rsid w:val="00251CC8"/>
    <w:rsid w:val="002533AC"/>
    <w:rsid w:val="0025422B"/>
    <w:rsid w:val="0025487A"/>
    <w:rsid w:val="002566BC"/>
    <w:rsid w:val="00260562"/>
    <w:rsid w:val="00260CF6"/>
    <w:rsid w:val="00262A2A"/>
    <w:rsid w:val="00262D4E"/>
    <w:rsid w:val="0026390B"/>
    <w:rsid w:val="00264B4B"/>
    <w:rsid w:val="00265759"/>
    <w:rsid w:val="002659DA"/>
    <w:rsid w:val="00272B10"/>
    <w:rsid w:val="00272B9E"/>
    <w:rsid w:val="00273156"/>
    <w:rsid w:val="00273A3A"/>
    <w:rsid w:val="00277018"/>
    <w:rsid w:val="00280673"/>
    <w:rsid w:val="002823C7"/>
    <w:rsid w:val="002862A0"/>
    <w:rsid w:val="0029164C"/>
    <w:rsid w:val="002A0B11"/>
    <w:rsid w:val="002A1BB7"/>
    <w:rsid w:val="002A292B"/>
    <w:rsid w:val="002A383D"/>
    <w:rsid w:val="002A4658"/>
    <w:rsid w:val="002A6374"/>
    <w:rsid w:val="002A7F9C"/>
    <w:rsid w:val="002B07AF"/>
    <w:rsid w:val="002B0E44"/>
    <w:rsid w:val="002B2401"/>
    <w:rsid w:val="002B7413"/>
    <w:rsid w:val="002B77B5"/>
    <w:rsid w:val="002C2785"/>
    <w:rsid w:val="002C694E"/>
    <w:rsid w:val="002D0F6B"/>
    <w:rsid w:val="002D2FC2"/>
    <w:rsid w:val="002E1868"/>
    <w:rsid w:val="002E3DA6"/>
    <w:rsid w:val="002E62FF"/>
    <w:rsid w:val="002F09B1"/>
    <w:rsid w:val="002F1FA6"/>
    <w:rsid w:val="002F33B8"/>
    <w:rsid w:val="002F479D"/>
    <w:rsid w:val="002F5135"/>
    <w:rsid w:val="002F5605"/>
    <w:rsid w:val="002F62FC"/>
    <w:rsid w:val="00300C14"/>
    <w:rsid w:val="00302535"/>
    <w:rsid w:val="00305393"/>
    <w:rsid w:val="00305C2C"/>
    <w:rsid w:val="00312701"/>
    <w:rsid w:val="00313B12"/>
    <w:rsid w:val="00316BD6"/>
    <w:rsid w:val="00316C47"/>
    <w:rsid w:val="003203DF"/>
    <w:rsid w:val="00320998"/>
    <w:rsid w:val="00323F3D"/>
    <w:rsid w:val="00324FA0"/>
    <w:rsid w:val="0032542B"/>
    <w:rsid w:val="00337173"/>
    <w:rsid w:val="003428B4"/>
    <w:rsid w:val="00343BBD"/>
    <w:rsid w:val="003450F1"/>
    <w:rsid w:val="00352FA6"/>
    <w:rsid w:val="00353652"/>
    <w:rsid w:val="003544A3"/>
    <w:rsid w:val="003547F5"/>
    <w:rsid w:val="00354BC0"/>
    <w:rsid w:val="00355B8E"/>
    <w:rsid w:val="00360E19"/>
    <w:rsid w:val="00362A59"/>
    <w:rsid w:val="00363446"/>
    <w:rsid w:val="00365A10"/>
    <w:rsid w:val="00367714"/>
    <w:rsid w:val="0037172F"/>
    <w:rsid w:val="00373CDF"/>
    <w:rsid w:val="0037424E"/>
    <w:rsid w:val="00374574"/>
    <w:rsid w:val="00374A1C"/>
    <w:rsid w:val="00375BD0"/>
    <w:rsid w:val="003762C3"/>
    <w:rsid w:val="0037637D"/>
    <w:rsid w:val="003767AA"/>
    <w:rsid w:val="003771F9"/>
    <w:rsid w:val="00377759"/>
    <w:rsid w:val="00381A18"/>
    <w:rsid w:val="00382B24"/>
    <w:rsid w:val="003845B2"/>
    <w:rsid w:val="003861D1"/>
    <w:rsid w:val="00390FD1"/>
    <w:rsid w:val="00391349"/>
    <w:rsid w:val="00394A87"/>
    <w:rsid w:val="00396F79"/>
    <w:rsid w:val="0039771E"/>
    <w:rsid w:val="00397882"/>
    <w:rsid w:val="003A05CA"/>
    <w:rsid w:val="003A2596"/>
    <w:rsid w:val="003A6481"/>
    <w:rsid w:val="003A6EFF"/>
    <w:rsid w:val="003A7E0B"/>
    <w:rsid w:val="003B129C"/>
    <w:rsid w:val="003B23C8"/>
    <w:rsid w:val="003B2537"/>
    <w:rsid w:val="003B4630"/>
    <w:rsid w:val="003B5DD4"/>
    <w:rsid w:val="003C035F"/>
    <w:rsid w:val="003C0E23"/>
    <w:rsid w:val="003C28F0"/>
    <w:rsid w:val="003C5595"/>
    <w:rsid w:val="003C674E"/>
    <w:rsid w:val="003C7270"/>
    <w:rsid w:val="003C7B68"/>
    <w:rsid w:val="003D0B97"/>
    <w:rsid w:val="003D3FF2"/>
    <w:rsid w:val="003E0129"/>
    <w:rsid w:val="003E0412"/>
    <w:rsid w:val="003E4174"/>
    <w:rsid w:val="003E4AB4"/>
    <w:rsid w:val="003E5666"/>
    <w:rsid w:val="003E6481"/>
    <w:rsid w:val="003E6CD7"/>
    <w:rsid w:val="003F2D0C"/>
    <w:rsid w:val="003F39CE"/>
    <w:rsid w:val="003F48B1"/>
    <w:rsid w:val="003F4998"/>
    <w:rsid w:val="003F4F3C"/>
    <w:rsid w:val="003F553A"/>
    <w:rsid w:val="003F78FA"/>
    <w:rsid w:val="00400053"/>
    <w:rsid w:val="004004D8"/>
    <w:rsid w:val="00402B01"/>
    <w:rsid w:val="00403246"/>
    <w:rsid w:val="00403378"/>
    <w:rsid w:val="00405250"/>
    <w:rsid w:val="00405F61"/>
    <w:rsid w:val="00406A0B"/>
    <w:rsid w:val="00406CB9"/>
    <w:rsid w:val="00407245"/>
    <w:rsid w:val="00410D8C"/>
    <w:rsid w:val="00412A96"/>
    <w:rsid w:val="00412B3E"/>
    <w:rsid w:val="00415738"/>
    <w:rsid w:val="004203EC"/>
    <w:rsid w:val="004215AE"/>
    <w:rsid w:val="00421F20"/>
    <w:rsid w:val="00421FBE"/>
    <w:rsid w:val="0042488C"/>
    <w:rsid w:val="004331FF"/>
    <w:rsid w:val="00434447"/>
    <w:rsid w:val="00435BCC"/>
    <w:rsid w:val="0043686B"/>
    <w:rsid w:val="004378DD"/>
    <w:rsid w:val="0044110B"/>
    <w:rsid w:val="00441327"/>
    <w:rsid w:val="00443901"/>
    <w:rsid w:val="00445BA9"/>
    <w:rsid w:val="00446972"/>
    <w:rsid w:val="00446DBC"/>
    <w:rsid w:val="00447A44"/>
    <w:rsid w:val="00447E52"/>
    <w:rsid w:val="00451084"/>
    <w:rsid w:val="004518FA"/>
    <w:rsid w:val="00452D40"/>
    <w:rsid w:val="00453335"/>
    <w:rsid w:val="00453CDA"/>
    <w:rsid w:val="00454039"/>
    <w:rsid w:val="00455BCD"/>
    <w:rsid w:val="0045702D"/>
    <w:rsid w:val="004627C6"/>
    <w:rsid w:val="00463AF9"/>
    <w:rsid w:val="00464D68"/>
    <w:rsid w:val="004667E7"/>
    <w:rsid w:val="00472402"/>
    <w:rsid w:val="004809BC"/>
    <w:rsid w:val="0048107D"/>
    <w:rsid w:val="00481257"/>
    <w:rsid w:val="00481C6F"/>
    <w:rsid w:val="00482578"/>
    <w:rsid w:val="00484DF8"/>
    <w:rsid w:val="004875AE"/>
    <w:rsid w:val="00487BB4"/>
    <w:rsid w:val="0049193C"/>
    <w:rsid w:val="00492836"/>
    <w:rsid w:val="00493F5D"/>
    <w:rsid w:val="0049504B"/>
    <w:rsid w:val="004962C7"/>
    <w:rsid w:val="00496620"/>
    <w:rsid w:val="00496C10"/>
    <w:rsid w:val="00496F33"/>
    <w:rsid w:val="004A5A78"/>
    <w:rsid w:val="004A76E5"/>
    <w:rsid w:val="004A77F3"/>
    <w:rsid w:val="004B2822"/>
    <w:rsid w:val="004B3642"/>
    <w:rsid w:val="004B5705"/>
    <w:rsid w:val="004B615E"/>
    <w:rsid w:val="004B731A"/>
    <w:rsid w:val="004B77C8"/>
    <w:rsid w:val="004C0299"/>
    <w:rsid w:val="004C0C7F"/>
    <w:rsid w:val="004C0F4F"/>
    <w:rsid w:val="004C1CCA"/>
    <w:rsid w:val="004C2A39"/>
    <w:rsid w:val="004C5291"/>
    <w:rsid w:val="004C5459"/>
    <w:rsid w:val="004C789F"/>
    <w:rsid w:val="004C7917"/>
    <w:rsid w:val="004D116F"/>
    <w:rsid w:val="004D232C"/>
    <w:rsid w:val="004D2D0D"/>
    <w:rsid w:val="004D6A3E"/>
    <w:rsid w:val="004D7943"/>
    <w:rsid w:val="004D7D5A"/>
    <w:rsid w:val="004E0D4A"/>
    <w:rsid w:val="004E1E83"/>
    <w:rsid w:val="004E4BB9"/>
    <w:rsid w:val="004E669D"/>
    <w:rsid w:val="004E6B29"/>
    <w:rsid w:val="004E7A37"/>
    <w:rsid w:val="004F3C23"/>
    <w:rsid w:val="004F77C3"/>
    <w:rsid w:val="00501173"/>
    <w:rsid w:val="005012F6"/>
    <w:rsid w:val="00502192"/>
    <w:rsid w:val="00502288"/>
    <w:rsid w:val="00503ED9"/>
    <w:rsid w:val="00506ADB"/>
    <w:rsid w:val="0050717A"/>
    <w:rsid w:val="00507309"/>
    <w:rsid w:val="00510458"/>
    <w:rsid w:val="00517395"/>
    <w:rsid w:val="00517FAE"/>
    <w:rsid w:val="00526CEC"/>
    <w:rsid w:val="00530AA6"/>
    <w:rsid w:val="00532FAC"/>
    <w:rsid w:val="0053443A"/>
    <w:rsid w:val="005345A8"/>
    <w:rsid w:val="00535C3E"/>
    <w:rsid w:val="00537F2D"/>
    <w:rsid w:val="00540986"/>
    <w:rsid w:val="00540D9F"/>
    <w:rsid w:val="0054112D"/>
    <w:rsid w:val="005444F1"/>
    <w:rsid w:val="0054459A"/>
    <w:rsid w:val="00544612"/>
    <w:rsid w:val="00544BCF"/>
    <w:rsid w:val="00545748"/>
    <w:rsid w:val="005459BD"/>
    <w:rsid w:val="00547B90"/>
    <w:rsid w:val="00551159"/>
    <w:rsid w:val="00551231"/>
    <w:rsid w:val="00551ADE"/>
    <w:rsid w:val="00552614"/>
    <w:rsid w:val="00552BD7"/>
    <w:rsid w:val="0055778F"/>
    <w:rsid w:val="00557995"/>
    <w:rsid w:val="00560F28"/>
    <w:rsid w:val="005611E6"/>
    <w:rsid w:val="00561AAB"/>
    <w:rsid w:val="00563609"/>
    <w:rsid w:val="005675D0"/>
    <w:rsid w:val="005678C8"/>
    <w:rsid w:val="00572C43"/>
    <w:rsid w:val="005742EB"/>
    <w:rsid w:val="00575C31"/>
    <w:rsid w:val="00580960"/>
    <w:rsid w:val="005837D4"/>
    <w:rsid w:val="00587490"/>
    <w:rsid w:val="005950A6"/>
    <w:rsid w:val="005962D7"/>
    <w:rsid w:val="005976B8"/>
    <w:rsid w:val="00597FF7"/>
    <w:rsid w:val="005A0AB1"/>
    <w:rsid w:val="005A3C29"/>
    <w:rsid w:val="005A72F1"/>
    <w:rsid w:val="005B251C"/>
    <w:rsid w:val="005B5031"/>
    <w:rsid w:val="005B50D8"/>
    <w:rsid w:val="005B5BE8"/>
    <w:rsid w:val="005B5D0C"/>
    <w:rsid w:val="005C0B8B"/>
    <w:rsid w:val="005C2594"/>
    <w:rsid w:val="005C269A"/>
    <w:rsid w:val="005C3A02"/>
    <w:rsid w:val="005C4D31"/>
    <w:rsid w:val="005C5106"/>
    <w:rsid w:val="005C7267"/>
    <w:rsid w:val="005C72F7"/>
    <w:rsid w:val="005D1EDA"/>
    <w:rsid w:val="005D1FE4"/>
    <w:rsid w:val="005D3CCA"/>
    <w:rsid w:val="005D4741"/>
    <w:rsid w:val="005E0C70"/>
    <w:rsid w:val="005E11A9"/>
    <w:rsid w:val="005E4567"/>
    <w:rsid w:val="005E4D88"/>
    <w:rsid w:val="005E6990"/>
    <w:rsid w:val="005F011C"/>
    <w:rsid w:val="005F48A1"/>
    <w:rsid w:val="005F4C5E"/>
    <w:rsid w:val="005F4DFA"/>
    <w:rsid w:val="00600EC5"/>
    <w:rsid w:val="006053A2"/>
    <w:rsid w:val="00610488"/>
    <w:rsid w:val="006145F6"/>
    <w:rsid w:val="00614CD5"/>
    <w:rsid w:val="00615BBB"/>
    <w:rsid w:val="0061604B"/>
    <w:rsid w:val="0061711A"/>
    <w:rsid w:val="00621E00"/>
    <w:rsid w:val="00622A95"/>
    <w:rsid w:val="006248B5"/>
    <w:rsid w:val="0062736F"/>
    <w:rsid w:val="00630694"/>
    <w:rsid w:val="006325BF"/>
    <w:rsid w:val="00632EF4"/>
    <w:rsid w:val="0063420C"/>
    <w:rsid w:val="00635428"/>
    <w:rsid w:val="0063741F"/>
    <w:rsid w:val="00640E39"/>
    <w:rsid w:val="006416FF"/>
    <w:rsid w:val="00642B09"/>
    <w:rsid w:val="00642F42"/>
    <w:rsid w:val="006439FE"/>
    <w:rsid w:val="006452D5"/>
    <w:rsid w:val="00645DD0"/>
    <w:rsid w:val="00651179"/>
    <w:rsid w:val="00653EB7"/>
    <w:rsid w:val="00653FD4"/>
    <w:rsid w:val="00655B15"/>
    <w:rsid w:val="00656189"/>
    <w:rsid w:val="0065719F"/>
    <w:rsid w:val="00660AD3"/>
    <w:rsid w:val="00662760"/>
    <w:rsid w:val="00662F52"/>
    <w:rsid w:val="006649FF"/>
    <w:rsid w:val="00665BDD"/>
    <w:rsid w:val="006673A9"/>
    <w:rsid w:val="006743AA"/>
    <w:rsid w:val="00676727"/>
    <w:rsid w:val="00677538"/>
    <w:rsid w:val="00680854"/>
    <w:rsid w:val="006824EF"/>
    <w:rsid w:val="006828FB"/>
    <w:rsid w:val="0068385B"/>
    <w:rsid w:val="0068495C"/>
    <w:rsid w:val="00685446"/>
    <w:rsid w:val="006861CA"/>
    <w:rsid w:val="0068663E"/>
    <w:rsid w:val="006902EF"/>
    <w:rsid w:val="00693DCC"/>
    <w:rsid w:val="00693E88"/>
    <w:rsid w:val="00697BC1"/>
    <w:rsid w:val="006A14FD"/>
    <w:rsid w:val="006A24E8"/>
    <w:rsid w:val="006A68EC"/>
    <w:rsid w:val="006A7AF3"/>
    <w:rsid w:val="006B0E73"/>
    <w:rsid w:val="006B22FE"/>
    <w:rsid w:val="006B5B94"/>
    <w:rsid w:val="006B6144"/>
    <w:rsid w:val="006B6AC2"/>
    <w:rsid w:val="006C0468"/>
    <w:rsid w:val="006C0557"/>
    <w:rsid w:val="006C0BD8"/>
    <w:rsid w:val="006C0DB8"/>
    <w:rsid w:val="006C3A18"/>
    <w:rsid w:val="006C61A8"/>
    <w:rsid w:val="006C705D"/>
    <w:rsid w:val="006C7B7C"/>
    <w:rsid w:val="006D2839"/>
    <w:rsid w:val="006D28EC"/>
    <w:rsid w:val="006D3ABA"/>
    <w:rsid w:val="006D4BC7"/>
    <w:rsid w:val="006D5FF3"/>
    <w:rsid w:val="006D7926"/>
    <w:rsid w:val="006D7A9F"/>
    <w:rsid w:val="006E383A"/>
    <w:rsid w:val="006F1A65"/>
    <w:rsid w:val="006F1EDF"/>
    <w:rsid w:val="006F1FBB"/>
    <w:rsid w:val="006F2B12"/>
    <w:rsid w:val="006F3EC6"/>
    <w:rsid w:val="006F453C"/>
    <w:rsid w:val="006F68ED"/>
    <w:rsid w:val="0070103C"/>
    <w:rsid w:val="00703167"/>
    <w:rsid w:val="007036CF"/>
    <w:rsid w:val="007045B1"/>
    <w:rsid w:val="00704EF7"/>
    <w:rsid w:val="0070502F"/>
    <w:rsid w:val="00707334"/>
    <w:rsid w:val="0071123F"/>
    <w:rsid w:val="00714399"/>
    <w:rsid w:val="00715467"/>
    <w:rsid w:val="00717440"/>
    <w:rsid w:val="0071759F"/>
    <w:rsid w:val="00720495"/>
    <w:rsid w:val="0072057A"/>
    <w:rsid w:val="007208CD"/>
    <w:rsid w:val="00721A9A"/>
    <w:rsid w:val="00721C70"/>
    <w:rsid w:val="00722763"/>
    <w:rsid w:val="00723E87"/>
    <w:rsid w:val="00727020"/>
    <w:rsid w:val="0073209F"/>
    <w:rsid w:val="00734750"/>
    <w:rsid w:val="00735DAB"/>
    <w:rsid w:val="00737571"/>
    <w:rsid w:val="00743A37"/>
    <w:rsid w:val="0075218C"/>
    <w:rsid w:val="00753745"/>
    <w:rsid w:val="00753957"/>
    <w:rsid w:val="00754E05"/>
    <w:rsid w:val="00760182"/>
    <w:rsid w:val="00760E63"/>
    <w:rsid w:val="00764D14"/>
    <w:rsid w:val="0076601B"/>
    <w:rsid w:val="007670CD"/>
    <w:rsid w:val="007701EF"/>
    <w:rsid w:val="0077404C"/>
    <w:rsid w:val="00781686"/>
    <w:rsid w:val="0078281A"/>
    <w:rsid w:val="00784FA1"/>
    <w:rsid w:val="00785F52"/>
    <w:rsid w:val="0078631A"/>
    <w:rsid w:val="007909D9"/>
    <w:rsid w:val="0079136A"/>
    <w:rsid w:val="007917DD"/>
    <w:rsid w:val="00792457"/>
    <w:rsid w:val="00793307"/>
    <w:rsid w:val="00796844"/>
    <w:rsid w:val="00797640"/>
    <w:rsid w:val="007A0233"/>
    <w:rsid w:val="007A06BD"/>
    <w:rsid w:val="007A0C2B"/>
    <w:rsid w:val="007A1B89"/>
    <w:rsid w:val="007A384D"/>
    <w:rsid w:val="007B3610"/>
    <w:rsid w:val="007B3834"/>
    <w:rsid w:val="007C1112"/>
    <w:rsid w:val="007C4464"/>
    <w:rsid w:val="007C50A3"/>
    <w:rsid w:val="007D1151"/>
    <w:rsid w:val="007D691E"/>
    <w:rsid w:val="007E0AF0"/>
    <w:rsid w:val="007E2234"/>
    <w:rsid w:val="007E3D65"/>
    <w:rsid w:val="007E4EFB"/>
    <w:rsid w:val="007E61C8"/>
    <w:rsid w:val="007E71ED"/>
    <w:rsid w:val="007F0599"/>
    <w:rsid w:val="007F136D"/>
    <w:rsid w:val="007F2AAD"/>
    <w:rsid w:val="00800D77"/>
    <w:rsid w:val="008018C5"/>
    <w:rsid w:val="008034E4"/>
    <w:rsid w:val="00803759"/>
    <w:rsid w:val="00803771"/>
    <w:rsid w:val="008050BE"/>
    <w:rsid w:val="008054C7"/>
    <w:rsid w:val="008109BB"/>
    <w:rsid w:val="00810E62"/>
    <w:rsid w:val="00811A6C"/>
    <w:rsid w:val="008131EB"/>
    <w:rsid w:val="00814E30"/>
    <w:rsid w:val="008161FF"/>
    <w:rsid w:val="008171F5"/>
    <w:rsid w:val="00821479"/>
    <w:rsid w:val="00822295"/>
    <w:rsid w:val="0082355A"/>
    <w:rsid w:val="00823575"/>
    <w:rsid w:val="00823E86"/>
    <w:rsid w:val="0082422B"/>
    <w:rsid w:val="00824DC5"/>
    <w:rsid w:val="0082565E"/>
    <w:rsid w:val="00827450"/>
    <w:rsid w:val="00830D3C"/>
    <w:rsid w:val="0083229A"/>
    <w:rsid w:val="0083245E"/>
    <w:rsid w:val="00837FA5"/>
    <w:rsid w:val="00840674"/>
    <w:rsid w:val="008410A8"/>
    <w:rsid w:val="0084170E"/>
    <w:rsid w:val="00842AD0"/>
    <w:rsid w:val="008439DA"/>
    <w:rsid w:val="00846B9F"/>
    <w:rsid w:val="0084770A"/>
    <w:rsid w:val="00852C6D"/>
    <w:rsid w:val="008542C9"/>
    <w:rsid w:val="008554C7"/>
    <w:rsid w:val="00856FB0"/>
    <w:rsid w:val="00857FEA"/>
    <w:rsid w:val="0086195C"/>
    <w:rsid w:val="00864716"/>
    <w:rsid w:val="008654A4"/>
    <w:rsid w:val="00865931"/>
    <w:rsid w:val="008661D5"/>
    <w:rsid w:val="0086628A"/>
    <w:rsid w:val="00867FFC"/>
    <w:rsid w:val="008721EF"/>
    <w:rsid w:val="0087312C"/>
    <w:rsid w:val="00873708"/>
    <w:rsid w:val="0087771D"/>
    <w:rsid w:val="008800D4"/>
    <w:rsid w:val="008803C8"/>
    <w:rsid w:val="00882788"/>
    <w:rsid w:val="00882841"/>
    <w:rsid w:val="008852CD"/>
    <w:rsid w:val="00886DD8"/>
    <w:rsid w:val="008922FC"/>
    <w:rsid w:val="00894AF6"/>
    <w:rsid w:val="00896F79"/>
    <w:rsid w:val="008975D4"/>
    <w:rsid w:val="0089774F"/>
    <w:rsid w:val="008A0F8F"/>
    <w:rsid w:val="008A1000"/>
    <w:rsid w:val="008A1EFF"/>
    <w:rsid w:val="008A20E5"/>
    <w:rsid w:val="008A2B0D"/>
    <w:rsid w:val="008A3B4E"/>
    <w:rsid w:val="008A5BC3"/>
    <w:rsid w:val="008A7F03"/>
    <w:rsid w:val="008B0D43"/>
    <w:rsid w:val="008B7D33"/>
    <w:rsid w:val="008C0EB4"/>
    <w:rsid w:val="008C1B56"/>
    <w:rsid w:val="008C58BA"/>
    <w:rsid w:val="008C6BEA"/>
    <w:rsid w:val="008C719A"/>
    <w:rsid w:val="008C729E"/>
    <w:rsid w:val="008D0FDD"/>
    <w:rsid w:val="008D3C51"/>
    <w:rsid w:val="008D6A8D"/>
    <w:rsid w:val="008D7763"/>
    <w:rsid w:val="008E2AFF"/>
    <w:rsid w:val="008E3758"/>
    <w:rsid w:val="008E4577"/>
    <w:rsid w:val="008E54E1"/>
    <w:rsid w:val="008E71DE"/>
    <w:rsid w:val="008E778A"/>
    <w:rsid w:val="008F08F5"/>
    <w:rsid w:val="008F09A0"/>
    <w:rsid w:val="008F0CC9"/>
    <w:rsid w:val="008F2CE9"/>
    <w:rsid w:val="008F3472"/>
    <w:rsid w:val="008F34A2"/>
    <w:rsid w:val="008F387E"/>
    <w:rsid w:val="008F4CCF"/>
    <w:rsid w:val="008F657B"/>
    <w:rsid w:val="00900BEF"/>
    <w:rsid w:val="00901A50"/>
    <w:rsid w:val="0090326E"/>
    <w:rsid w:val="009040FE"/>
    <w:rsid w:val="00906D28"/>
    <w:rsid w:val="00907571"/>
    <w:rsid w:val="00907FBF"/>
    <w:rsid w:val="009112FA"/>
    <w:rsid w:val="00911D09"/>
    <w:rsid w:val="00913474"/>
    <w:rsid w:val="009137F1"/>
    <w:rsid w:val="00915163"/>
    <w:rsid w:val="00921AB4"/>
    <w:rsid w:val="0092204B"/>
    <w:rsid w:val="00922DA6"/>
    <w:rsid w:val="00930948"/>
    <w:rsid w:val="00931713"/>
    <w:rsid w:val="00932353"/>
    <w:rsid w:val="00932801"/>
    <w:rsid w:val="009349A2"/>
    <w:rsid w:val="009356E6"/>
    <w:rsid w:val="009362F3"/>
    <w:rsid w:val="009376C7"/>
    <w:rsid w:val="009379DD"/>
    <w:rsid w:val="0094006F"/>
    <w:rsid w:val="009444D9"/>
    <w:rsid w:val="009524FB"/>
    <w:rsid w:val="009528A4"/>
    <w:rsid w:val="0095383A"/>
    <w:rsid w:val="0096057C"/>
    <w:rsid w:val="00961946"/>
    <w:rsid w:val="00964E11"/>
    <w:rsid w:val="00964F15"/>
    <w:rsid w:val="00965A3B"/>
    <w:rsid w:val="0097138A"/>
    <w:rsid w:val="00971AFD"/>
    <w:rsid w:val="009730F1"/>
    <w:rsid w:val="00974148"/>
    <w:rsid w:val="009755C0"/>
    <w:rsid w:val="0097587F"/>
    <w:rsid w:val="00976DCC"/>
    <w:rsid w:val="0098130F"/>
    <w:rsid w:val="00982723"/>
    <w:rsid w:val="00982B25"/>
    <w:rsid w:val="00984571"/>
    <w:rsid w:val="00985005"/>
    <w:rsid w:val="009877B4"/>
    <w:rsid w:val="00990DCB"/>
    <w:rsid w:val="0099122E"/>
    <w:rsid w:val="00992076"/>
    <w:rsid w:val="00992696"/>
    <w:rsid w:val="0099387B"/>
    <w:rsid w:val="00994DF8"/>
    <w:rsid w:val="009958C0"/>
    <w:rsid w:val="009A061E"/>
    <w:rsid w:val="009A0716"/>
    <w:rsid w:val="009A0ADB"/>
    <w:rsid w:val="009A1BFC"/>
    <w:rsid w:val="009A2F8C"/>
    <w:rsid w:val="009A4AF0"/>
    <w:rsid w:val="009A68FA"/>
    <w:rsid w:val="009B0EF5"/>
    <w:rsid w:val="009B204D"/>
    <w:rsid w:val="009B313B"/>
    <w:rsid w:val="009B3781"/>
    <w:rsid w:val="009B490C"/>
    <w:rsid w:val="009B5803"/>
    <w:rsid w:val="009B6271"/>
    <w:rsid w:val="009B77D9"/>
    <w:rsid w:val="009C595D"/>
    <w:rsid w:val="009C67B9"/>
    <w:rsid w:val="009C6856"/>
    <w:rsid w:val="009C7A62"/>
    <w:rsid w:val="009D2FF8"/>
    <w:rsid w:val="009D31BB"/>
    <w:rsid w:val="009D6FA1"/>
    <w:rsid w:val="009D74DC"/>
    <w:rsid w:val="009E11D9"/>
    <w:rsid w:val="009E19D6"/>
    <w:rsid w:val="009E46A6"/>
    <w:rsid w:val="009F06FF"/>
    <w:rsid w:val="009F0F95"/>
    <w:rsid w:val="009F4121"/>
    <w:rsid w:val="00A002F6"/>
    <w:rsid w:val="00A03A90"/>
    <w:rsid w:val="00A04247"/>
    <w:rsid w:val="00A052F8"/>
    <w:rsid w:val="00A063F0"/>
    <w:rsid w:val="00A07BB0"/>
    <w:rsid w:val="00A12363"/>
    <w:rsid w:val="00A13CAA"/>
    <w:rsid w:val="00A1602B"/>
    <w:rsid w:val="00A177EC"/>
    <w:rsid w:val="00A25FF7"/>
    <w:rsid w:val="00A3039F"/>
    <w:rsid w:val="00A31F60"/>
    <w:rsid w:val="00A352DF"/>
    <w:rsid w:val="00A35A53"/>
    <w:rsid w:val="00A41684"/>
    <w:rsid w:val="00A4313F"/>
    <w:rsid w:val="00A4317A"/>
    <w:rsid w:val="00A4340C"/>
    <w:rsid w:val="00A436DF"/>
    <w:rsid w:val="00A50676"/>
    <w:rsid w:val="00A50752"/>
    <w:rsid w:val="00A512EE"/>
    <w:rsid w:val="00A51A92"/>
    <w:rsid w:val="00A54614"/>
    <w:rsid w:val="00A619A4"/>
    <w:rsid w:val="00A61E05"/>
    <w:rsid w:val="00A65465"/>
    <w:rsid w:val="00A65E48"/>
    <w:rsid w:val="00A72938"/>
    <w:rsid w:val="00A72F7A"/>
    <w:rsid w:val="00A74939"/>
    <w:rsid w:val="00A75F66"/>
    <w:rsid w:val="00A767A8"/>
    <w:rsid w:val="00A76F74"/>
    <w:rsid w:val="00A77867"/>
    <w:rsid w:val="00A77CEC"/>
    <w:rsid w:val="00A85605"/>
    <w:rsid w:val="00A8704C"/>
    <w:rsid w:val="00A9251E"/>
    <w:rsid w:val="00A925D2"/>
    <w:rsid w:val="00A949F9"/>
    <w:rsid w:val="00A94ABB"/>
    <w:rsid w:val="00A964A6"/>
    <w:rsid w:val="00A96DCC"/>
    <w:rsid w:val="00A97B30"/>
    <w:rsid w:val="00AA0580"/>
    <w:rsid w:val="00AA49FB"/>
    <w:rsid w:val="00AA4C65"/>
    <w:rsid w:val="00AB0516"/>
    <w:rsid w:val="00AB2E25"/>
    <w:rsid w:val="00AB3F5D"/>
    <w:rsid w:val="00AB4029"/>
    <w:rsid w:val="00AB5CE1"/>
    <w:rsid w:val="00AB64B8"/>
    <w:rsid w:val="00AC7597"/>
    <w:rsid w:val="00AD662A"/>
    <w:rsid w:val="00AD7BAC"/>
    <w:rsid w:val="00AE06E9"/>
    <w:rsid w:val="00AE1792"/>
    <w:rsid w:val="00AE2DBF"/>
    <w:rsid w:val="00AE2EE4"/>
    <w:rsid w:val="00AE670F"/>
    <w:rsid w:val="00AE7080"/>
    <w:rsid w:val="00AF0373"/>
    <w:rsid w:val="00AF4705"/>
    <w:rsid w:val="00AF4CFA"/>
    <w:rsid w:val="00AF56CD"/>
    <w:rsid w:val="00AF630E"/>
    <w:rsid w:val="00AF7A1B"/>
    <w:rsid w:val="00B03962"/>
    <w:rsid w:val="00B06E76"/>
    <w:rsid w:val="00B10313"/>
    <w:rsid w:val="00B14AFD"/>
    <w:rsid w:val="00B15952"/>
    <w:rsid w:val="00B15EC9"/>
    <w:rsid w:val="00B1618D"/>
    <w:rsid w:val="00B162ED"/>
    <w:rsid w:val="00B16348"/>
    <w:rsid w:val="00B166D9"/>
    <w:rsid w:val="00B17892"/>
    <w:rsid w:val="00B2008E"/>
    <w:rsid w:val="00B2285C"/>
    <w:rsid w:val="00B23BC0"/>
    <w:rsid w:val="00B24FC1"/>
    <w:rsid w:val="00B3380F"/>
    <w:rsid w:val="00B3398F"/>
    <w:rsid w:val="00B358E7"/>
    <w:rsid w:val="00B36D53"/>
    <w:rsid w:val="00B3746E"/>
    <w:rsid w:val="00B4304A"/>
    <w:rsid w:val="00B43364"/>
    <w:rsid w:val="00B43B93"/>
    <w:rsid w:val="00B46A26"/>
    <w:rsid w:val="00B471E3"/>
    <w:rsid w:val="00B47718"/>
    <w:rsid w:val="00B47A2F"/>
    <w:rsid w:val="00B47A9E"/>
    <w:rsid w:val="00B50498"/>
    <w:rsid w:val="00B51D73"/>
    <w:rsid w:val="00B5264C"/>
    <w:rsid w:val="00B52C21"/>
    <w:rsid w:val="00B54E02"/>
    <w:rsid w:val="00B564FB"/>
    <w:rsid w:val="00B605B1"/>
    <w:rsid w:val="00B625AF"/>
    <w:rsid w:val="00B63037"/>
    <w:rsid w:val="00B639AF"/>
    <w:rsid w:val="00B64634"/>
    <w:rsid w:val="00B65688"/>
    <w:rsid w:val="00B7006B"/>
    <w:rsid w:val="00B72739"/>
    <w:rsid w:val="00B72909"/>
    <w:rsid w:val="00B73D3C"/>
    <w:rsid w:val="00B744C5"/>
    <w:rsid w:val="00B762F5"/>
    <w:rsid w:val="00B7784D"/>
    <w:rsid w:val="00B82611"/>
    <w:rsid w:val="00B82E69"/>
    <w:rsid w:val="00B852B9"/>
    <w:rsid w:val="00B90BC7"/>
    <w:rsid w:val="00B928B0"/>
    <w:rsid w:val="00B93A12"/>
    <w:rsid w:val="00B94A87"/>
    <w:rsid w:val="00B95026"/>
    <w:rsid w:val="00B9609C"/>
    <w:rsid w:val="00B967C1"/>
    <w:rsid w:val="00B97D28"/>
    <w:rsid w:val="00BA09A6"/>
    <w:rsid w:val="00BA0F88"/>
    <w:rsid w:val="00BA5398"/>
    <w:rsid w:val="00BA5D6B"/>
    <w:rsid w:val="00BA6107"/>
    <w:rsid w:val="00BA6552"/>
    <w:rsid w:val="00BA672D"/>
    <w:rsid w:val="00BA70B0"/>
    <w:rsid w:val="00BB03C9"/>
    <w:rsid w:val="00BB0E64"/>
    <w:rsid w:val="00BB21B8"/>
    <w:rsid w:val="00BB475A"/>
    <w:rsid w:val="00BB53F5"/>
    <w:rsid w:val="00BB664F"/>
    <w:rsid w:val="00BB678B"/>
    <w:rsid w:val="00BC166D"/>
    <w:rsid w:val="00BC184C"/>
    <w:rsid w:val="00BC3065"/>
    <w:rsid w:val="00BC5641"/>
    <w:rsid w:val="00BC65F7"/>
    <w:rsid w:val="00BD02C7"/>
    <w:rsid w:val="00BD2472"/>
    <w:rsid w:val="00BD4253"/>
    <w:rsid w:val="00BD494D"/>
    <w:rsid w:val="00BD6C41"/>
    <w:rsid w:val="00BE4731"/>
    <w:rsid w:val="00BF0A2A"/>
    <w:rsid w:val="00BF2810"/>
    <w:rsid w:val="00BF2D94"/>
    <w:rsid w:val="00BF3213"/>
    <w:rsid w:val="00BF3BAC"/>
    <w:rsid w:val="00BF55D1"/>
    <w:rsid w:val="00BF5B4C"/>
    <w:rsid w:val="00C020A5"/>
    <w:rsid w:val="00C03070"/>
    <w:rsid w:val="00C030E4"/>
    <w:rsid w:val="00C0601F"/>
    <w:rsid w:val="00C062A5"/>
    <w:rsid w:val="00C07784"/>
    <w:rsid w:val="00C10B13"/>
    <w:rsid w:val="00C12B34"/>
    <w:rsid w:val="00C13350"/>
    <w:rsid w:val="00C1392D"/>
    <w:rsid w:val="00C148F5"/>
    <w:rsid w:val="00C15C99"/>
    <w:rsid w:val="00C169A7"/>
    <w:rsid w:val="00C23268"/>
    <w:rsid w:val="00C264DC"/>
    <w:rsid w:val="00C27104"/>
    <w:rsid w:val="00C27659"/>
    <w:rsid w:val="00C31535"/>
    <w:rsid w:val="00C31CCE"/>
    <w:rsid w:val="00C32261"/>
    <w:rsid w:val="00C349C3"/>
    <w:rsid w:val="00C3544A"/>
    <w:rsid w:val="00C369A5"/>
    <w:rsid w:val="00C37191"/>
    <w:rsid w:val="00C408C9"/>
    <w:rsid w:val="00C41150"/>
    <w:rsid w:val="00C43201"/>
    <w:rsid w:val="00C44B15"/>
    <w:rsid w:val="00C45868"/>
    <w:rsid w:val="00C45879"/>
    <w:rsid w:val="00C46678"/>
    <w:rsid w:val="00C505EF"/>
    <w:rsid w:val="00C52665"/>
    <w:rsid w:val="00C53634"/>
    <w:rsid w:val="00C53E8D"/>
    <w:rsid w:val="00C54509"/>
    <w:rsid w:val="00C570F2"/>
    <w:rsid w:val="00C60B23"/>
    <w:rsid w:val="00C615CA"/>
    <w:rsid w:val="00C63068"/>
    <w:rsid w:val="00C655D6"/>
    <w:rsid w:val="00C72197"/>
    <w:rsid w:val="00C74AA1"/>
    <w:rsid w:val="00C77C75"/>
    <w:rsid w:val="00C81E87"/>
    <w:rsid w:val="00C82442"/>
    <w:rsid w:val="00C82623"/>
    <w:rsid w:val="00C82A9A"/>
    <w:rsid w:val="00C82E25"/>
    <w:rsid w:val="00C84EC4"/>
    <w:rsid w:val="00C85450"/>
    <w:rsid w:val="00C85D57"/>
    <w:rsid w:val="00C908A4"/>
    <w:rsid w:val="00C9098A"/>
    <w:rsid w:val="00C91EE1"/>
    <w:rsid w:val="00C95B1A"/>
    <w:rsid w:val="00CA1044"/>
    <w:rsid w:val="00CA52AC"/>
    <w:rsid w:val="00CA62B2"/>
    <w:rsid w:val="00CA7478"/>
    <w:rsid w:val="00CB3F5E"/>
    <w:rsid w:val="00CC0EB9"/>
    <w:rsid w:val="00CC1495"/>
    <w:rsid w:val="00CC300E"/>
    <w:rsid w:val="00CC31FC"/>
    <w:rsid w:val="00CC4664"/>
    <w:rsid w:val="00CC772B"/>
    <w:rsid w:val="00CD193E"/>
    <w:rsid w:val="00CE2826"/>
    <w:rsid w:val="00CE3D10"/>
    <w:rsid w:val="00CE5095"/>
    <w:rsid w:val="00CE5A67"/>
    <w:rsid w:val="00CE5AE4"/>
    <w:rsid w:val="00CF05BB"/>
    <w:rsid w:val="00CF09F0"/>
    <w:rsid w:val="00CF2A07"/>
    <w:rsid w:val="00CF39E8"/>
    <w:rsid w:val="00CF423C"/>
    <w:rsid w:val="00CF4EFF"/>
    <w:rsid w:val="00CF7560"/>
    <w:rsid w:val="00D02091"/>
    <w:rsid w:val="00D03C98"/>
    <w:rsid w:val="00D04E17"/>
    <w:rsid w:val="00D04FC4"/>
    <w:rsid w:val="00D05CCB"/>
    <w:rsid w:val="00D0732E"/>
    <w:rsid w:val="00D07D7F"/>
    <w:rsid w:val="00D20CA5"/>
    <w:rsid w:val="00D21993"/>
    <w:rsid w:val="00D22210"/>
    <w:rsid w:val="00D22467"/>
    <w:rsid w:val="00D270DA"/>
    <w:rsid w:val="00D30101"/>
    <w:rsid w:val="00D30586"/>
    <w:rsid w:val="00D314B8"/>
    <w:rsid w:val="00D32233"/>
    <w:rsid w:val="00D3270B"/>
    <w:rsid w:val="00D327D5"/>
    <w:rsid w:val="00D3487A"/>
    <w:rsid w:val="00D34FAA"/>
    <w:rsid w:val="00D36C4F"/>
    <w:rsid w:val="00D37CC9"/>
    <w:rsid w:val="00D44383"/>
    <w:rsid w:val="00D45C14"/>
    <w:rsid w:val="00D4630D"/>
    <w:rsid w:val="00D50C4F"/>
    <w:rsid w:val="00D515CC"/>
    <w:rsid w:val="00D52E1F"/>
    <w:rsid w:val="00D532FE"/>
    <w:rsid w:val="00D563D9"/>
    <w:rsid w:val="00D614C1"/>
    <w:rsid w:val="00D61B4F"/>
    <w:rsid w:val="00D62078"/>
    <w:rsid w:val="00D63DCB"/>
    <w:rsid w:val="00D6547D"/>
    <w:rsid w:val="00D6726B"/>
    <w:rsid w:val="00D70AC8"/>
    <w:rsid w:val="00D70C0A"/>
    <w:rsid w:val="00D714B5"/>
    <w:rsid w:val="00D7301E"/>
    <w:rsid w:val="00D73D90"/>
    <w:rsid w:val="00D75BED"/>
    <w:rsid w:val="00D765A1"/>
    <w:rsid w:val="00D7711F"/>
    <w:rsid w:val="00D815CD"/>
    <w:rsid w:val="00D8352A"/>
    <w:rsid w:val="00D84930"/>
    <w:rsid w:val="00D84D57"/>
    <w:rsid w:val="00D9084A"/>
    <w:rsid w:val="00D9203B"/>
    <w:rsid w:val="00D963DC"/>
    <w:rsid w:val="00DA0407"/>
    <w:rsid w:val="00DA19E5"/>
    <w:rsid w:val="00DA1E0D"/>
    <w:rsid w:val="00DA1E82"/>
    <w:rsid w:val="00DA2501"/>
    <w:rsid w:val="00DA7A7E"/>
    <w:rsid w:val="00DB0838"/>
    <w:rsid w:val="00DB39F4"/>
    <w:rsid w:val="00DB4CB5"/>
    <w:rsid w:val="00DB5AFB"/>
    <w:rsid w:val="00DB7E4E"/>
    <w:rsid w:val="00DB7FA5"/>
    <w:rsid w:val="00DC02E7"/>
    <w:rsid w:val="00DC2372"/>
    <w:rsid w:val="00DC5B67"/>
    <w:rsid w:val="00DD18E8"/>
    <w:rsid w:val="00DD7F8B"/>
    <w:rsid w:val="00DE2693"/>
    <w:rsid w:val="00DE3DCA"/>
    <w:rsid w:val="00DE4731"/>
    <w:rsid w:val="00DE62EF"/>
    <w:rsid w:val="00DF1FE1"/>
    <w:rsid w:val="00DF5933"/>
    <w:rsid w:val="00DF5A3D"/>
    <w:rsid w:val="00DF6E1E"/>
    <w:rsid w:val="00DF7828"/>
    <w:rsid w:val="00DF7F9D"/>
    <w:rsid w:val="00E00160"/>
    <w:rsid w:val="00E04053"/>
    <w:rsid w:val="00E04D1D"/>
    <w:rsid w:val="00E05AD5"/>
    <w:rsid w:val="00E104F4"/>
    <w:rsid w:val="00E130C9"/>
    <w:rsid w:val="00E1451A"/>
    <w:rsid w:val="00E15036"/>
    <w:rsid w:val="00E16922"/>
    <w:rsid w:val="00E17A2A"/>
    <w:rsid w:val="00E20992"/>
    <w:rsid w:val="00E22450"/>
    <w:rsid w:val="00E24DA9"/>
    <w:rsid w:val="00E26917"/>
    <w:rsid w:val="00E27791"/>
    <w:rsid w:val="00E30785"/>
    <w:rsid w:val="00E332EF"/>
    <w:rsid w:val="00E359C5"/>
    <w:rsid w:val="00E361D4"/>
    <w:rsid w:val="00E4027E"/>
    <w:rsid w:val="00E402B1"/>
    <w:rsid w:val="00E45801"/>
    <w:rsid w:val="00E51C0D"/>
    <w:rsid w:val="00E51CAD"/>
    <w:rsid w:val="00E534CA"/>
    <w:rsid w:val="00E53876"/>
    <w:rsid w:val="00E54345"/>
    <w:rsid w:val="00E55C43"/>
    <w:rsid w:val="00E5674C"/>
    <w:rsid w:val="00E660F5"/>
    <w:rsid w:val="00E671FA"/>
    <w:rsid w:val="00E72A95"/>
    <w:rsid w:val="00E72CA0"/>
    <w:rsid w:val="00E7713E"/>
    <w:rsid w:val="00E8214B"/>
    <w:rsid w:val="00E844F3"/>
    <w:rsid w:val="00E85335"/>
    <w:rsid w:val="00E86016"/>
    <w:rsid w:val="00E87E7D"/>
    <w:rsid w:val="00E90A6D"/>
    <w:rsid w:val="00E91221"/>
    <w:rsid w:val="00E91C98"/>
    <w:rsid w:val="00E925E7"/>
    <w:rsid w:val="00E92D29"/>
    <w:rsid w:val="00E92E53"/>
    <w:rsid w:val="00E963D9"/>
    <w:rsid w:val="00E977E1"/>
    <w:rsid w:val="00EA1364"/>
    <w:rsid w:val="00EA232B"/>
    <w:rsid w:val="00EA4EC2"/>
    <w:rsid w:val="00EB0033"/>
    <w:rsid w:val="00EB035B"/>
    <w:rsid w:val="00EB0A71"/>
    <w:rsid w:val="00EB0FFC"/>
    <w:rsid w:val="00EB4EFB"/>
    <w:rsid w:val="00EB522A"/>
    <w:rsid w:val="00EB7CB0"/>
    <w:rsid w:val="00EC1B75"/>
    <w:rsid w:val="00EC296B"/>
    <w:rsid w:val="00EC37D5"/>
    <w:rsid w:val="00EC3EEA"/>
    <w:rsid w:val="00EC5F01"/>
    <w:rsid w:val="00EC696F"/>
    <w:rsid w:val="00ED3511"/>
    <w:rsid w:val="00ED5EA5"/>
    <w:rsid w:val="00ED63DD"/>
    <w:rsid w:val="00ED6DED"/>
    <w:rsid w:val="00EE1E76"/>
    <w:rsid w:val="00EE2077"/>
    <w:rsid w:val="00EE2480"/>
    <w:rsid w:val="00EE2A29"/>
    <w:rsid w:val="00EE2CD3"/>
    <w:rsid w:val="00EE367C"/>
    <w:rsid w:val="00EE4CF4"/>
    <w:rsid w:val="00EE5F1E"/>
    <w:rsid w:val="00EE6119"/>
    <w:rsid w:val="00EE617C"/>
    <w:rsid w:val="00EE6B23"/>
    <w:rsid w:val="00EF19B5"/>
    <w:rsid w:val="00EF1C85"/>
    <w:rsid w:val="00EF1DF4"/>
    <w:rsid w:val="00EF48B0"/>
    <w:rsid w:val="00EF532D"/>
    <w:rsid w:val="00F00682"/>
    <w:rsid w:val="00F00A2B"/>
    <w:rsid w:val="00F01820"/>
    <w:rsid w:val="00F0282E"/>
    <w:rsid w:val="00F0308F"/>
    <w:rsid w:val="00F0325B"/>
    <w:rsid w:val="00F111D9"/>
    <w:rsid w:val="00F119A0"/>
    <w:rsid w:val="00F16502"/>
    <w:rsid w:val="00F1704A"/>
    <w:rsid w:val="00F205F8"/>
    <w:rsid w:val="00F24313"/>
    <w:rsid w:val="00F243B1"/>
    <w:rsid w:val="00F25130"/>
    <w:rsid w:val="00F31A21"/>
    <w:rsid w:val="00F31DE0"/>
    <w:rsid w:val="00F328A2"/>
    <w:rsid w:val="00F33962"/>
    <w:rsid w:val="00F34EAB"/>
    <w:rsid w:val="00F35EB1"/>
    <w:rsid w:val="00F378AE"/>
    <w:rsid w:val="00F416D6"/>
    <w:rsid w:val="00F41D61"/>
    <w:rsid w:val="00F464BC"/>
    <w:rsid w:val="00F47788"/>
    <w:rsid w:val="00F50736"/>
    <w:rsid w:val="00F51048"/>
    <w:rsid w:val="00F513E0"/>
    <w:rsid w:val="00F520F1"/>
    <w:rsid w:val="00F55950"/>
    <w:rsid w:val="00F65C2D"/>
    <w:rsid w:val="00F71189"/>
    <w:rsid w:val="00F71BC6"/>
    <w:rsid w:val="00F72966"/>
    <w:rsid w:val="00F72B68"/>
    <w:rsid w:val="00F758D4"/>
    <w:rsid w:val="00F82A00"/>
    <w:rsid w:val="00F85A54"/>
    <w:rsid w:val="00F875D8"/>
    <w:rsid w:val="00F91F7D"/>
    <w:rsid w:val="00F92A88"/>
    <w:rsid w:val="00F93D6C"/>
    <w:rsid w:val="00FA0BC3"/>
    <w:rsid w:val="00FB0EB0"/>
    <w:rsid w:val="00FB5A1D"/>
    <w:rsid w:val="00FB664C"/>
    <w:rsid w:val="00FB71B2"/>
    <w:rsid w:val="00FB7744"/>
    <w:rsid w:val="00FB774C"/>
    <w:rsid w:val="00FC012A"/>
    <w:rsid w:val="00FC0F45"/>
    <w:rsid w:val="00FC2697"/>
    <w:rsid w:val="00FC349C"/>
    <w:rsid w:val="00FC364A"/>
    <w:rsid w:val="00FD185C"/>
    <w:rsid w:val="00FD1E60"/>
    <w:rsid w:val="00FD44FD"/>
    <w:rsid w:val="00FD55A2"/>
    <w:rsid w:val="00FD616B"/>
    <w:rsid w:val="00FD6A9D"/>
    <w:rsid w:val="00FD6EDD"/>
    <w:rsid w:val="00FD73CE"/>
    <w:rsid w:val="00FD7491"/>
    <w:rsid w:val="00FE1B4A"/>
    <w:rsid w:val="00FE2086"/>
    <w:rsid w:val="00FE2D39"/>
    <w:rsid w:val="00FE2DD0"/>
    <w:rsid w:val="00FE4D93"/>
    <w:rsid w:val="00FE62B6"/>
    <w:rsid w:val="00FE6E96"/>
    <w:rsid w:val="00FE6FE6"/>
    <w:rsid w:val="00FF06F7"/>
    <w:rsid w:val="00FF19C4"/>
    <w:rsid w:val="00FF1C20"/>
    <w:rsid w:val="00FF2B1D"/>
    <w:rsid w:val="00FF2BE0"/>
    <w:rsid w:val="00FF3F6C"/>
    <w:rsid w:val="00FF61E1"/>
    <w:rsid w:val="0B1901B7"/>
    <w:rsid w:val="1D22285A"/>
    <w:rsid w:val="33C67C96"/>
    <w:rsid w:val="47CF5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7C4D9D"/>
  <w15:docId w15:val="{9F0EDB4F-41A6-43DE-91B9-A766DF5AC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unhideWhenUsed="1" w:qFormat="1"/>
    <w:lsdException w:name="annotation reference" w:qFormat="1"/>
    <w:lsdException w:name="page number" w:qFormat="1"/>
    <w:lsdException w:name="Title" w:qFormat="1"/>
    <w:lsdException w:name="Default Paragraph Font"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line="300" w:lineRule="auto"/>
      <w:ind w:firstLineChars="200" w:firstLine="200"/>
      <w:jc w:val="both"/>
    </w:pPr>
    <w:rPr>
      <w:kern w:val="2"/>
      <w:sz w:val="21"/>
      <w:szCs w:val="24"/>
    </w:rPr>
  </w:style>
  <w:style w:type="paragraph" w:styleId="1">
    <w:name w:val="heading 1"/>
    <w:basedOn w:val="a1"/>
    <w:next w:val="a1"/>
    <w:link w:val="10"/>
    <w:qFormat/>
    <w:pPr>
      <w:keepNext/>
      <w:keepLines/>
      <w:spacing w:before="340" w:after="330" w:line="578" w:lineRule="auto"/>
      <w:outlineLvl w:val="0"/>
    </w:pPr>
    <w:rPr>
      <w:b/>
      <w:bCs/>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paragraph" w:styleId="4">
    <w:name w:val="heading 4"/>
    <w:basedOn w:val="a1"/>
    <w:next w:val="a1"/>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nhideWhenUsed/>
    <w:qFormat/>
    <w:rPr>
      <w:rFonts w:asciiTheme="majorHAnsi" w:eastAsia="黑体" w:hAnsiTheme="majorHAnsi" w:cstheme="majorBidi"/>
      <w:sz w:val="20"/>
      <w:szCs w:val="20"/>
    </w:rPr>
  </w:style>
  <w:style w:type="paragraph" w:styleId="a6">
    <w:name w:val="annotation text"/>
    <w:basedOn w:val="a1"/>
    <w:link w:val="a7"/>
    <w:qFormat/>
    <w:pPr>
      <w:jc w:val="left"/>
    </w:pPr>
  </w:style>
  <w:style w:type="paragraph" w:styleId="a8">
    <w:name w:val="footer"/>
    <w:basedOn w:val="a1"/>
    <w:qFormat/>
    <w:pPr>
      <w:tabs>
        <w:tab w:val="center" w:pos="4153"/>
        <w:tab w:val="right" w:pos="8306"/>
      </w:tabs>
      <w:snapToGrid w:val="0"/>
      <w:jc w:val="left"/>
    </w:pPr>
    <w:rPr>
      <w:sz w:val="18"/>
      <w:szCs w:val="18"/>
    </w:rPr>
  </w:style>
  <w:style w:type="paragraph" w:styleId="a9">
    <w:name w:val="header"/>
    <w:basedOn w:val="a1"/>
    <w:qFormat/>
    <w:pPr>
      <w:pBdr>
        <w:bottom w:val="single" w:sz="6" w:space="1" w:color="auto"/>
      </w:pBdr>
      <w:tabs>
        <w:tab w:val="center" w:pos="4153"/>
        <w:tab w:val="right" w:pos="8306"/>
      </w:tabs>
      <w:snapToGrid w:val="0"/>
      <w:jc w:val="center"/>
    </w:pPr>
    <w:rPr>
      <w:sz w:val="18"/>
      <w:szCs w:val="18"/>
    </w:rPr>
  </w:style>
  <w:style w:type="paragraph" w:styleId="aa">
    <w:name w:val="Subtitle"/>
    <w:basedOn w:val="a1"/>
    <w:next w:val="a1"/>
    <w:link w:val="ab"/>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c">
    <w:name w:val="Normal (Web)"/>
    <w:basedOn w:val="a1"/>
    <w:qFormat/>
    <w:rPr>
      <w:sz w:val="24"/>
    </w:rPr>
  </w:style>
  <w:style w:type="paragraph" w:styleId="ad">
    <w:name w:val="Title"/>
    <w:basedOn w:val="a1"/>
    <w:next w:val="a1"/>
    <w:link w:val="ae"/>
    <w:autoRedefine/>
    <w:qFormat/>
    <w:pPr>
      <w:spacing w:before="240" w:after="60"/>
      <w:ind w:firstLineChars="0" w:firstLine="0"/>
      <w:jc w:val="center"/>
      <w:outlineLvl w:val="0"/>
    </w:pPr>
    <w:rPr>
      <w:rFonts w:asciiTheme="majorHAnsi" w:eastAsia="黑体" w:hAnsiTheme="majorHAnsi" w:cstheme="majorBidi"/>
      <w:b/>
      <w:bCs/>
      <w:sz w:val="32"/>
      <w:szCs w:val="32"/>
    </w:rPr>
  </w:style>
  <w:style w:type="paragraph" w:styleId="af">
    <w:name w:val="annotation subject"/>
    <w:basedOn w:val="a6"/>
    <w:next w:val="a6"/>
    <w:link w:val="af0"/>
    <w:qFormat/>
    <w:rPr>
      <w:b/>
      <w:bCs/>
    </w:rPr>
  </w:style>
  <w:style w:type="table" w:styleId="af1">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2"/>
    <w:qFormat/>
  </w:style>
  <w:style w:type="character" w:styleId="af3">
    <w:name w:val="Hyperlink"/>
    <w:qFormat/>
    <w:rPr>
      <w:color w:val="0563C1"/>
      <w:u w:val="single"/>
    </w:rPr>
  </w:style>
  <w:style w:type="character" w:styleId="af4">
    <w:name w:val="annotation reference"/>
    <w:qFormat/>
    <w:rPr>
      <w:sz w:val="21"/>
      <w:szCs w:val="21"/>
    </w:rPr>
  </w:style>
  <w:style w:type="paragraph" w:customStyle="1" w:styleId="11">
    <w:name w:val="修订1"/>
    <w:hidden/>
    <w:uiPriority w:val="99"/>
    <w:semiHidden/>
    <w:qFormat/>
    <w:rPr>
      <w:kern w:val="2"/>
      <w:sz w:val="21"/>
      <w:szCs w:val="24"/>
    </w:rPr>
  </w:style>
  <w:style w:type="character" w:customStyle="1" w:styleId="a7">
    <w:name w:val="批注文字 字符"/>
    <w:link w:val="a6"/>
    <w:qFormat/>
    <w:rPr>
      <w:kern w:val="2"/>
      <w:sz w:val="21"/>
      <w:szCs w:val="24"/>
    </w:rPr>
  </w:style>
  <w:style w:type="character" w:customStyle="1" w:styleId="af0">
    <w:name w:val="批注主题 字符"/>
    <w:link w:val="af"/>
    <w:qFormat/>
    <w:rPr>
      <w:b/>
      <w:bCs/>
      <w:kern w:val="2"/>
      <w:sz w:val="21"/>
      <w:szCs w:val="24"/>
    </w:rPr>
  </w:style>
  <w:style w:type="paragraph" w:customStyle="1" w:styleId="a">
    <w:name w:val="一级标题开题报告"/>
    <w:basedOn w:val="1"/>
    <w:next w:val="a1"/>
    <w:link w:val="af5"/>
    <w:autoRedefine/>
    <w:qFormat/>
    <w:pPr>
      <w:numPr>
        <w:numId w:val="1"/>
      </w:numPr>
      <w:spacing w:before="0" w:after="0" w:line="300" w:lineRule="auto"/>
      <w:ind w:firstLineChars="0" w:firstLine="0"/>
      <w:jc w:val="center"/>
    </w:pPr>
    <w:rPr>
      <w:rFonts w:eastAsia="黑体"/>
      <w:b w:val="0"/>
      <w:sz w:val="28"/>
      <w:szCs w:val="48"/>
      <w:lang w:val="zh-CN"/>
    </w:rPr>
  </w:style>
  <w:style w:type="character" w:customStyle="1" w:styleId="10">
    <w:name w:val="标题 1 字符"/>
    <w:link w:val="1"/>
    <w:qFormat/>
    <w:rPr>
      <w:b/>
      <w:bCs/>
      <w:kern w:val="44"/>
      <w:sz w:val="44"/>
      <w:szCs w:val="44"/>
    </w:rPr>
  </w:style>
  <w:style w:type="character" w:customStyle="1" w:styleId="af5">
    <w:name w:val="一级标题开题报告 字符"/>
    <w:link w:val="a"/>
    <w:qFormat/>
    <w:rPr>
      <w:rFonts w:eastAsia="黑体"/>
      <w:bCs/>
      <w:kern w:val="44"/>
      <w:sz w:val="28"/>
      <w:szCs w:val="48"/>
      <w:lang w:val="zh-CN"/>
    </w:rPr>
  </w:style>
  <w:style w:type="paragraph" w:customStyle="1" w:styleId="a0">
    <w:name w:val="二级标题开题报告"/>
    <w:basedOn w:val="2"/>
    <w:next w:val="a1"/>
    <w:link w:val="af6"/>
    <w:autoRedefine/>
    <w:qFormat/>
    <w:pPr>
      <w:numPr>
        <w:ilvl w:val="1"/>
        <w:numId w:val="1"/>
      </w:numPr>
      <w:spacing w:before="0" w:after="0" w:line="300" w:lineRule="auto"/>
      <w:ind w:left="0" w:firstLineChars="0" w:firstLine="0"/>
    </w:pPr>
    <w:rPr>
      <w:rFonts w:ascii="Times New Roman" w:eastAsia="黑体" w:hAnsi="Times New Roman"/>
      <w:b w:val="0"/>
      <w:sz w:val="24"/>
    </w:rPr>
  </w:style>
  <w:style w:type="character" w:customStyle="1" w:styleId="20">
    <w:name w:val="标题 2 字符"/>
    <w:link w:val="2"/>
    <w:semiHidden/>
    <w:qFormat/>
    <w:rPr>
      <w:rFonts w:ascii="等线 Light" w:eastAsia="等线 Light" w:hAnsi="等线 Light" w:cs="Times New Roman"/>
      <w:b/>
      <w:bCs/>
      <w:kern w:val="2"/>
      <w:sz w:val="32"/>
      <w:szCs w:val="32"/>
    </w:rPr>
  </w:style>
  <w:style w:type="character" w:customStyle="1" w:styleId="af6">
    <w:name w:val="二级标题开题报告 字符"/>
    <w:link w:val="a0"/>
    <w:qFormat/>
    <w:rPr>
      <w:rFonts w:eastAsia="黑体"/>
      <w:bCs/>
      <w:kern w:val="2"/>
      <w:sz w:val="24"/>
      <w:szCs w:val="32"/>
    </w:rPr>
  </w:style>
  <w:style w:type="paragraph" w:customStyle="1" w:styleId="af7">
    <w:name w:val="三级标题开题报告"/>
    <w:basedOn w:val="3"/>
    <w:next w:val="a1"/>
    <w:link w:val="af8"/>
    <w:autoRedefine/>
    <w:qFormat/>
    <w:pPr>
      <w:spacing w:before="0" w:after="0" w:line="300" w:lineRule="auto"/>
      <w:ind w:firstLineChars="0" w:firstLine="0"/>
    </w:pPr>
    <w:rPr>
      <w:rFonts w:eastAsia="黑体"/>
      <w:b w:val="0"/>
      <w:sz w:val="24"/>
    </w:rPr>
  </w:style>
  <w:style w:type="character" w:customStyle="1" w:styleId="af8">
    <w:name w:val="三级标题开题报告 字符"/>
    <w:link w:val="af7"/>
    <w:qFormat/>
    <w:rPr>
      <w:rFonts w:ascii="等线 Light" w:eastAsia="黑体" w:hAnsi="等线 Light" w:cs="Times New Roman"/>
      <w:bCs/>
      <w:kern w:val="2"/>
      <w:sz w:val="24"/>
      <w:szCs w:val="32"/>
    </w:rPr>
  </w:style>
  <w:style w:type="character" w:customStyle="1" w:styleId="30">
    <w:name w:val="标题 3 字符"/>
    <w:link w:val="3"/>
    <w:semiHidden/>
    <w:qFormat/>
    <w:rPr>
      <w:b/>
      <w:bCs/>
      <w:kern w:val="2"/>
      <w:sz w:val="32"/>
      <w:szCs w:val="32"/>
    </w:rPr>
  </w:style>
  <w:style w:type="paragraph" w:customStyle="1" w:styleId="gao">
    <w:name w:val="三级标题开题报gao"/>
    <w:basedOn w:val="3"/>
    <w:next w:val="a1"/>
    <w:link w:val="gao0"/>
    <w:autoRedefine/>
    <w:qFormat/>
    <w:pPr>
      <w:numPr>
        <w:ilvl w:val="2"/>
        <w:numId w:val="1"/>
      </w:numPr>
      <w:spacing w:before="0" w:after="0" w:line="300" w:lineRule="auto"/>
      <w:ind w:left="0" w:firstLineChars="0" w:firstLine="0"/>
    </w:pPr>
    <w:rPr>
      <w:rFonts w:ascii="黑体" w:eastAsia="黑体" w:hAnsi="黑体" w:cs="宋体"/>
      <w:b w:val="0"/>
      <w:bCs w:val="0"/>
      <w:sz w:val="26"/>
      <w:szCs w:val="26"/>
    </w:rPr>
  </w:style>
  <w:style w:type="character" w:customStyle="1" w:styleId="gao0">
    <w:name w:val="三级标题开题报gao 字符"/>
    <w:link w:val="gao"/>
    <w:qFormat/>
    <w:rPr>
      <w:rFonts w:ascii="黑体" w:eastAsia="黑体" w:hAnsi="黑体" w:cs="宋体"/>
      <w:kern w:val="2"/>
      <w:sz w:val="26"/>
      <w:szCs w:val="26"/>
    </w:rPr>
  </w:style>
  <w:style w:type="character" w:customStyle="1" w:styleId="12">
    <w:name w:val="未处理的提及1"/>
    <w:uiPriority w:val="99"/>
    <w:semiHidden/>
    <w:unhideWhenUsed/>
    <w:qFormat/>
    <w:rPr>
      <w:color w:val="605E5C"/>
      <w:shd w:val="clear" w:color="auto" w:fill="E1DFDD"/>
    </w:rPr>
  </w:style>
  <w:style w:type="paragraph" w:customStyle="1" w:styleId="13">
    <w:name w:val="书目1"/>
    <w:basedOn w:val="a1"/>
    <w:next w:val="a1"/>
    <w:uiPriority w:val="37"/>
    <w:unhideWhenUsed/>
    <w:qFormat/>
    <w:pPr>
      <w:tabs>
        <w:tab w:val="left" w:pos="504"/>
      </w:tabs>
      <w:spacing w:line="240" w:lineRule="auto"/>
      <w:ind w:left="504" w:hanging="504"/>
    </w:pPr>
  </w:style>
  <w:style w:type="character" w:customStyle="1" w:styleId="ab">
    <w:name w:val="副标题 字符"/>
    <w:basedOn w:val="a2"/>
    <w:link w:val="aa"/>
    <w:qFormat/>
    <w:rPr>
      <w:rFonts w:asciiTheme="minorHAnsi" w:eastAsiaTheme="minorEastAsia" w:hAnsiTheme="minorHAnsi" w:cstheme="minorBidi"/>
      <w:b/>
      <w:bCs/>
      <w:kern w:val="28"/>
      <w:sz w:val="32"/>
      <w:szCs w:val="32"/>
    </w:rPr>
  </w:style>
  <w:style w:type="character" w:customStyle="1" w:styleId="ae">
    <w:name w:val="标题 字符"/>
    <w:basedOn w:val="a2"/>
    <w:link w:val="ad"/>
    <w:qFormat/>
    <w:rPr>
      <w:rFonts w:asciiTheme="majorHAnsi" w:eastAsia="黑体" w:hAnsiTheme="majorHAnsi" w:cstheme="majorBidi"/>
      <w:b/>
      <w:bCs/>
      <w:kern w:val="2"/>
      <w:sz w:val="32"/>
      <w:szCs w:val="32"/>
    </w:rPr>
  </w:style>
  <w:style w:type="character" w:customStyle="1" w:styleId="MTEquationSection">
    <w:name w:val="MTEquationSection"/>
    <w:basedOn w:val="a2"/>
    <w:qFormat/>
    <w:rPr>
      <w:rFonts w:ascii="楷体_GB2312" w:eastAsia="楷体_GB2312"/>
      <w:vanish/>
      <w:color w:val="FF0000"/>
      <w:sz w:val="36"/>
      <w:szCs w:val="32"/>
    </w:rPr>
  </w:style>
  <w:style w:type="paragraph" w:customStyle="1" w:styleId="MTDisplayEquation">
    <w:name w:val="MTDisplayEquation"/>
    <w:basedOn w:val="a1"/>
    <w:next w:val="a1"/>
    <w:link w:val="MTDisplayEquation0"/>
    <w:qFormat/>
    <w:pPr>
      <w:tabs>
        <w:tab w:val="center" w:pos="4820"/>
        <w:tab w:val="right" w:pos="9640"/>
      </w:tabs>
      <w:ind w:firstLine="420"/>
    </w:pPr>
  </w:style>
  <w:style w:type="character" w:customStyle="1" w:styleId="MTDisplayEquation0">
    <w:name w:val="MTDisplayEquation 字符"/>
    <w:basedOn w:val="a2"/>
    <w:link w:val="MTDisplayEquation"/>
    <w:qFormat/>
    <w:rPr>
      <w:kern w:val="2"/>
      <w:sz w:val="21"/>
      <w:szCs w:val="24"/>
    </w:rPr>
  </w:style>
  <w:style w:type="paragraph" w:styleId="af9">
    <w:name w:val="List Paragraph"/>
    <w:basedOn w:val="a1"/>
    <w:uiPriority w:val="34"/>
    <w:qFormat/>
    <w:pPr>
      <w:ind w:firstLine="420"/>
    </w:pPr>
  </w:style>
  <w:style w:type="table" w:customStyle="1" w:styleId="31">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40">
    <w:name w:val="标题 4 字符"/>
    <w:basedOn w:val="a2"/>
    <w:link w:val="4"/>
    <w:semiHidden/>
    <w:qFormat/>
    <w:rPr>
      <w:rFonts w:asciiTheme="majorHAnsi" w:eastAsiaTheme="majorEastAsia" w:hAnsiTheme="majorHAnsi" w:cstheme="majorBidi"/>
      <w:b/>
      <w:bCs/>
      <w:kern w:val="2"/>
      <w:sz w:val="28"/>
      <w:szCs w:val="28"/>
    </w:rPr>
  </w:style>
  <w:style w:type="table" w:customStyle="1" w:styleId="41">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a">
    <w:name w:val="Revision"/>
    <w:hidden/>
    <w:uiPriority w:val="99"/>
    <w:unhideWhenUsed/>
    <w:rsid w:val="000955EF"/>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8.wmf"/><Relationship Id="rId34" Type="http://schemas.openxmlformats.org/officeDocument/2006/relationships/oleObject" Target="embeddings/oleObject10.bin"/><Relationship Id="rId42" Type="http://schemas.openxmlformats.org/officeDocument/2006/relationships/image" Target="media/image19.wmf"/><Relationship Id="rId47" Type="http://schemas.openxmlformats.org/officeDocument/2006/relationships/oleObject" Target="embeddings/oleObject16.bin"/><Relationship Id="rId50" Type="http://schemas.openxmlformats.org/officeDocument/2006/relationships/image" Target="media/image23.png"/><Relationship Id="rId55" Type="http://schemas.openxmlformats.org/officeDocument/2006/relationships/image" Target="media/image28.png"/><Relationship Id="rId63"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image" Target="media/image12.wmf"/><Relationship Id="rId11" Type="http://schemas.openxmlformats.org/officeDocument/2006/relationships/image" Target="media/image1.png"/><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image" Target="media/image16.wmf"/><Relationship Id="rId40" Type="http://schemas.openxmlformats.org/officeDocument/2006/relationships/oleObject" Target="embeddings/oleObject13.bin"/><Relationship Id="rId45" Type="http://schemas.openxmlformats.org/officeDocument/2006/relationships/oleObject" Target="embeddings/oleObject15.bin"/><Relationship Id="rId53" Type="http://schemas.openxmlformats.org/officeDocument/2006/relationships/image" Target="media/image26.png"/><Relationship Id="rId58" Type="http://schemas.openxmlformats.org/officeDocument/2006/relationships/image" Target="media/image31.png"/><Relationship Id="rId66" Type="http://schemas.microsoft.com/office/2011/relationships/people" Target="people.xm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7.wmf"/><Relationship Id="rId14" Type="http://schemas.openxmlformats.org/officeDocument/2006/relationships/image" Target="media/image4.png"/><Relationship Id="rId22" Type="http://schemas.openxmlformats.org/officeDocument/2006/relationships/oleObject" Target="embeddings/oleObject4.bin"/><Relationship Id="rId27" Type="http://schemas.openxmlformats.org/officeDocument/2006/relationships/image" Target="media/image11.wmf"/><Relationship Id="rId30" Type="http://schemas.openxmlformats.org/officeDocument/2006/relationships/oleObject" Target="embeddings/oleObject8.bin"/><Relationship Id="rId35" Type="http://schemas.openxmlformats.org/officeDocument/2006/relationships/image" Target="media/image15.wmf"/><Relationship Id="rId43" Type="http://schemas.openxmlformats.org/officeDocument/2006/relationships/oleObject" Target="embeddings/oleObject14.bin"/><Relationship Id="rId48" Type="http://schemas.openxmlformats.org/officeDocument/2006/relationships/image" Target="media/image22.wmf"/><Relationship Id="rId56" Type="http://schemas.openxmlformats.org/officeDocument/2006/relationships/image" Target="media/image29.png"/><Relationship Id="rId64" Type="http://schemas.openxmlformats.org/officeDocument/2006/relationships/footer" Target="footer3.xml"/><Relationship Id="rId8" Type="http://schemas.openxmlformats.org/officeDocument/2006/relationships/comments" Target="comments.xml"/><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image" Target="media/image2.svg"/><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2.bin"/><Relationship Id="rId46" Type="http://schemas.openxmlformats.org/officeDocument/2006/relationships/image" Target="media/image21.wmf"/><Relationship Id="rId59" Type="http://schemas.openxmlformats.org/officeDocument/2006/relationships/header" Target="header1.xml"/><Relationship Id="rId67" Type="http://schemas.openxmlformats.org/officeDocument/2006/relationships/theme" Target="theme/theme1.xml"/><Relationship Id="rId20" Type="http://schemas.openxmlformats.org/officeDocument/2006/relationships/oleObject" Target="embeddings/oleObject3.bin"/><Relationship Id="rId41" Type="http://schemas.openxmlformats.org/officeDocument/2006/relationships/image" Target="media/image18.png"/><Relationship Id="rId54" Type="http://schemas.openxmlformats.org/officeDocument/2006/relationships/image" Target="media/image27.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7.bin"/><Relationship Id="rId36" Type="http://schemas.openxmlformats.org/officeDocument/2006/relationships/oleObject" Target="embeddings/oleObject11.bin"/><Relationship Id="rId49" Type="http://schemas.openxmlformats.org/officeDocument/2006/relationships/oleObject" Target="embeddings/oleObject17.bin"/><Relationship Id="rId57" Type="http://schemas.openxmlformats.org/officeDocument/2006/relationships/image" Target="media/image30.png"/><Relationship Id="rId10" Type="http://schemas.microsoft.com/office/2016/09/relationships/commentsIds" Target="commentsIds.xml"/><Relationship Id="rId31" Type="http://schemas.openxmlformats.org/officeDocument/2006/relationships/image" Target="media/image13.wmf"/><Relationship Id="rId44" Type="http://schemas.openxmlformats.org/officeDocument/2006/relationships/image" Target="media/image20.wmf"/><Relationship Id="rId52" Type="http://schemas.openxmlformats.org/officeDocument/2006/relationships/image" Target="media/image25.png"/><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oleObject" Target="embeddings/oleObject2.bin"/><Relationship Id="rId39" Type="http://schemas.openxmlformats.org/officeDocument/2006/relationships/image" Target="media/image1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竞赛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1C9EA-B9BB-4201-BD50-67A7DAF32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25</Pages>
  <Words>2903</Words>
  <Characters>16551</Characters>
  <Application>Microsoft Office Word</Application>
  <DocSecurity>0</DocSecurity>
  <Lines>137</Lines>
  <Paragraphs>38</Paragraphs>
  <ScaleCrop>false</ScaleCrop>
  <Company>gcd</Company>
  <LinksUpToDate>false</LinksUpToDate>
  <CharactersWithSpaces>19416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橙鱼</cp:lastModifiedBy>
  <cp:revision>30</cp:revision>
  <cp:lastPrinted>2026-06-16T07:59:00Z</cp:lastPrinted>
  <dcterms:created xsi:type="dcterms:W3CDTF">2026-06-27T11:10:00Z</dcterms:created>
  <dcterms:modified xsi:type="dcterms:W3CDTF">2026-06-27T14:53:00Z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id="RyaFogQV"/&gt;&lt;style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KSOTemplateDocerSaveRecord">
    <vt:lpwstr>eyJoZGlkIjoiMmVhYjIwYTFkMDUyN2RmOGI2OTNiMWRjYmY5MjBlYTUiLCJ1c2VySWQiOiI0Nzc5NzgyMDEifQ==</vt:lpwstr>
  </property>
  <property fmtid="{D5CDD505-2E9C-101B-9397-08002B2CF9AE}" pid="8" name="KSOProductBuildVer">
    <vt:lpwstr>2052-12.1.0.26895</vt:lpwstr>
  </property>
  <property fmtid="{D5CDD505-2E9C-101B-9397-08002B2CF9AE}" pid="9" name="ICV">
    <vt:lpwstr>3877F336F70A464BAF4E46F7A3CA4845_13</vt:lpwstr>
  </property>
</Properties>
</file>